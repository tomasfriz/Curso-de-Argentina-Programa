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E0A24" w14:textId="06E16335" w:rsidR="001734BC" w:rsidRPr="001734BC" w:rsidRDefault="001734BC" w:rsidP="001D1AE1">
      <w:pPr>
        <w:jc w:val="center"/>
        <w:rPr>
          <w:sz w:val="32"/>
          <w:szCs w:val="32"/>
        </w:rPr>
      </w:pPr>
      <w:r>
        <w:rPr>
          <w:b/>
          <w:bCs/>
          <w:sz w:val="32"/>
          <w:szCs w:val="32"/>
          <w:u w:val="single"/>
        </w:rPr>
        <w:t>Modulo 2</w:t>
      </w:r>
    </w:p>
    <w:p w14:paraId="4E616DDB" w14:textId="50A0857E" w:rsidR="004324D8" w:rsidRDefault="001D1AE1" w:rsidP="001D1AE1">
      <w:pPr>
        <w:jc w:val="center"/>
        <w:rPr>
          <w:b/>
          <w:bCs/>
          <w:sz w:val="32"/>
          <w:szCs w:val="32"/>
          <w:u w:val="single"/>
        </w:rPr>
      </w:pPr>
      <w:r w:rsidRPr="001D1AE1">
        <w:rPr>
          <w:b/>
          <w:bCs/>
          <w:sz w:val="32"/>
          <w:szCs w:val="32"/>
          <w:u w:val="single"/>
        </w:rPr>
        <w:t xml:space="preserve">Desarrollo Front </w:t>
      </w:r>
      <w:proofErr w:type="spellStart"/>
      <w:r w:rsidRPr="001D1AE1">
        <w:rPr>
          <w:b/>
          <w:bCs/>
          <w:sz w:val="32"/>
          <w:szCs w:val="32"/>
          <w:u w:val="single"/>
        </w:rPr>
        <w:t>End</w:t>
      </w:r>
      <w:proofErr w:type="spellEnd"/>
      <w:r w:rsidRPr="001D1AE1">
        <w:rPr>
          <w:b/>
          <w:bCs/>
          <w:sz w:val="32"/>
          <w:szCs w:val="32"/>
          <w:u w:val="single"/>
        </w:rPr>
        <w:t xml:space="preserve"> Estático</w:t>
      </w:r>
    </w:p>
    <w:p w14:paraId="42654630" w14:textId="42428198" w:rsidR="001D1AE1" w:rsidRDefault="001D1AE1" w:rsidP="001D1AE1">
      <w:pPr>
        <w:rPr>
          <w:b/>
          <w:bCs/>
          <w:u w:val="single"/>
        </w:rPr>
      </w:pPr>
    </w:p>
    <w:p w14:paraId="15468E8B" w14:textId="77777777" w:rsidR="001D1AE1" w:rsidRPr="001D1AE1" w:rsidRDefault="001D1AE1" w:rsidP="001D1AE1">
      <w:pPr>
        <w:spacing w:line="240" w:lineRule="auto"/>
        <w:rPr>
          <w:b/>
          <w:bCs/>
          <w:u w:val="single"/>
        </w:rPr>
      </w:pPr>
      <w:r w:rsidRPr="001D1AE1">
        <w:rPr>
          <w:b/>
          <w:bCs/>
          <w:u w:val="single"/>
        </w:rPr>
        <w:t>Bienvenida al Módulo II</w:t>
      </w:r>
    </w:p>
    <w:p w14:paraId="2F29B9AC" w14:textId="12B398E7" w:rsidR="001D1AE1" w:rsidRDefault="001D1AE1" w:rsidP="001D1AE1">
      <w:pPr>
        <w:spacing w:line="240" w:lineRule="auto"/>
      </w:pPr>
      <w:r>
        <w:t xml:space="preserve">Te damos la bienvenida al módulo II de #Yo Programo, en él comenzaremos a trabajar con lenguajes etiquetado y de programación que </w:t>
      </w:r>
      <w:r>
        <w:t>les</w:t>
      </w:r>
      <w:r>
        <w:t xml:space="preserve"> dan forma a todas las páginas web, incorporaras los conocimientos elementales para poder diseñar tu propio porfolio web full stack que te servirá para volcar los </w:t>
      </w:r>
      <w:r>
        <w:t>conocimientos adquiridos</w:t>
      </w:r>
      <w:r>
        <w:t xml:space="preserve"> y luego publicarlo así las empresas pueden conocerte. </w:t>
      </w:r>
    </w:p>
    <w:p w14:paraId="0D44A4D7" w14:textId="30DA2A5D" w:rsidR="001D1AE1" w:rsidRDefault="001D1AE1" w:rsidP="001D1AE1">
      <w:pPr>
        <w:spacing w:line="240" w:lineRule="auto"/>
      </w:pPr>
      <w:r>
        <w:t xml:space="preserve">Te invitamos en este </w:t>
      </w:r>
      <w:r>
        <w:t>módulo</w:t>
      </w:r>
      <w:r>
        <w:t xml:space="preserve"> a que comiences a diseñar la maqueta web de lo que será tu proyecto integrador.</w:t>
      </w:r>
    </w:p>
    <w:p w14:paraId="1D7488E0" w14:textId="77777777" w:rsidR="001D1AE1" w:rsidRDefault="001D1AE1" w:rsidP="001D1AE1">
      <w:pPr>
        <w:spacing w:line="240" w:lineRule="auto"/>
      </w:pPr>
      <w:r>
        <w:t>Proyecto Integrador</w:t>
      </w:r>
    </w:p>
    <w:p w14:paraId="0C727C1D" w14:textId="5E52CF37" w:rsidR="001D1AE1" w:rsidRDefault="001D1AE1" w:rsidP="001D1AE1">
      <w:pPr>
        <w:spacing w:line="240" w:lineRule="auto"/>
      </w:pPr>
      <w:r>
        <w:t>Tu trabajo final o proyecto integrador será la construcción de tu propio perfil, En esta ocasión te vamos a dejar un diseño base como idea inicial para tu portfolio, pero recuerda que puedes crear el diseño que desees aplicando lo aprendido, puedes descargarlo haciendo clic aquí.</w:t>
      </w:r>
    </w:p>
    <w:p w14:paraId="29E45E4D" w14:textId="77777777" w:rsidR="00BD0175" w:rsidRDefault="00BD0175" w:rsidP="001D1AE1">
      <w:pPr>
        <w:spacing w:line="240" w:lineRule="auto"/>
      </w:pPr>
    </w:p>
    <w:p w14:paraId="037DDFFD" w14:textId="77777777" w:rsidR="00BD0175" w:rsidRPr="00BD0175" w:rsidRDefault="00BD0175" w:rsidP="00BD0175">
      <w:pPr>
        <w:rPr>
          <w:b/>
          <w:bCs/>
          <w:u w:val="single"/>
        </w:rPr>
      </w:pPr>
      <w:r w:rsidRPr="00BD0175">
        <w:rPr>
          <w:b/>
          <w:bCs/>
          <w:u w:val="single"/>
        </w:rPr>
        <w:t>¿Qué es HTML?</w:t>
      </w:r>
    </w:p>
    <w:p w14:paraId="0F06A82F" w14:textId="77777777" w:rsidR="00BD0175" w:rsidRDefault="00BD0175" w:rsidP="00BD0175">
      <w:r>
        <w:t xml:space="preserve">HTML significa </w:t>
      </w:r>
      <w:proofErr w:type="spellStart"/>
      <w:r>
        <w:t>Hyper</w:t>
      </w:r>
      <w:proofErr w:type="spellEnd"/>
      <w:r>
        <w:t xml:space="preserve"> Text </w:t>
      </w:r>
      <w:proofErr w:type="spellStart"/>
      <w:r>
        <w:t>Markup</w:t>
      </w:r>
      <w:proofErr w:type="spellEnd"/>
      <w:r>
        <w:t xml:space="preserve"> </w:t>
      </w:r>
      <w:proofErr w:type="spellStart"/>
      <w:r>
        <w:t>Language</w:t>
      </w:r>
      <w:proofErr w:type="spellEnd"/>
      <w:r>
        <w:t>, es el lenguaje más utilizado en la Web para desarrollar páginas web. HTML fue creado por Berners-Lee a finales de 1991, pero "HTML 2.0" fue la primera especificación HTML estándar que se publicó en 1995.</w:t>
      </w:r>
    </w:p>
    <w:p w14:paraId="467C92E6" w14:textId="39028A56" w:rsidR="00BD0175" w:rsidRDefault="00BD0175" w:rsidP="00BD0175">
      <w:r>
        <w:t xml:space="preserve">HTML 4.01 era una versión principal de HTML y se publicó a finales de 1999. Aunque la versión HTML 4.01 se usa </w:t>
      </w:r>
      <w:proofErr w:type="gramStart"/>
      <w:r>
        <w:t>ampliamente  actualmente</w:t>
      </w:r>
      <w:proofErr w:type="gramEnd"/>
      <w:r>
        <w:t xml:space="preserve"> tenemos la versión HTML-5, que es una extensión de HTML 4.01 y esta versión se publicó en 2012.</w:t>
      </w:r>
    </w:p>
    <w:p w14:paraId="341C5301" w14:textId="77777777" w:rsidR="00BD0175" w:rsidRPr="00BD0175" w:rsidRDefault="00BD0175" w:rsidP="00BD0175">
      <w:pPr>
        <w:rPr>
          <w:u w:val="single"/>
        </w:rPr>
      </w:pPr>
      <w:r w:rsidRPr="00BD0175">
        <w:rPr>
          <w:u w:val="single"/>
        </w:rPr>
        <w:t>¿Por qué aprender HTML?</w:t>
      </w:r>
    </w:p>
    <w:p w14:paraId="1A1E8C6C" w14:textId="3181E155" w:rsidR="00BD0175" w:rsidRDefault="00BD0175" w:rsidP="00BD0175">
      <w:r>
        <w:t>Originalmente, HTML se desarrolló con la intención de definir la estructura de documentos como encabezados, párrafos, listas, etc., para facilitar el intercambio de información científica entre investigadores. Ahora, HTML se está utilizando ampliamente para formatear páginas web con la ayuda de diferentes etiquetas disponibles en lenguaje HTML.</w:t>
      </w:r>
    </w:p>
    <w:p w14:paraId="05A377FE" w14:textId="5C6A9E15" w:rsidR="00BD0175" w:rsidRDefault="00BD0175" w:rsidP="00BD0175">
      <w:r>
        <w:t>HTML es una OBLIGACIÓN para que los estudiantes y los profesionales se conviertan en grandes ingenieros de software, especialmente cuando están trabajando en el dominio de desarrollo web.</w:t>
      </w:r>
    </w:p>
    <w:p w14:paraId="691C304D" w14:textId="013F6519" w:rsidR="00BD0175" w:rsidRDefault="00BD0175" w:rsidP="00BD0175">
      <w:r>
        <w:t>Enumeraremos algunas de las ventajas claves de aprender HTML:</w:t>
      </w:r>
    </w:p>
    <w:p w14:paraId="7975ED95" w14:textId="77777777" w:rsidR="00BD0175" w:rsidRDefault="00BD0175" w:rsidP="00BD0175">
      <w:r>
        <w:t>Crear un sitio web: podemos crear un sitio web o personalizar una plantilla web existente si conocemos bien HTML.</w:t>
      </w:r>
    </w:p>
    <w:p w14:paraId="3C2877BF" w14:textId="77777777" w:rsidR="00BD0175" w:rsidRDefault="00BD0175" w:rsidP="00BD0175">
      <w:r>
        <w:t>Convertirnos en diseñadores web: si deseamos comenzar una carrera como diseñador web profesional, el diseño de HTML y CSS es una habilidad imprescindible.</w:t>
      </w:r>
    </w:p>
    <w:p w14:paraId="7786B5B9" w14:textId="77777777" w:rsidR="00BD0175" w:rsidRDefault="00BD0175" w:rsidP="00BD0175">
      <w:r>
        <w:t xml:space="preserve"> Comprender la Web: si deseamos optimizar nuestro sitio web para aumentar su velocidad y rendimiento, es bueno conocer HTML para obtener los mejores resultados.</w:t>
      </w:r>
    </w:p>
    <w:p w14:paraId="43EDAEBE" w14:textId="78161EE9" w:rsidR="001D1AE1" w:rsidRDefault="00BD0175" w:rsidP="00BD0175">
      <w:r>
        <w:t xml:space="preserve"> Aprender otros lenguajes: una vez que comprendamos los conceptos básicos de HTML, otras tecnologías relacionadas como </w:t>
      </w:r>
      <w:proofErr w:type="spellStart"/>
      <w:r>
        <w:t>javascript</w:t>
      </w:r>
      <w:proofErr w:type="spellEnd"/>
      <w:r>
        <w:t xml:space="preserve">, </w:t>
      </w:r>
      <w:proofErr w:type="spellStart"/>
      <w:r>
        <w:t>php</w:t>
      </w:r>
      <w:proofErr w:type="spellEnd"/>
      <w:r>
        <w:t xml:space="preserve"> o angular se volverán más fáciles de entender.</w:t>
      </w:r>
    </w:p>
    <w:p w14:paraId="03ACBEA5" w14:textId="151A7179" w:rsidR="00BD0175" w:rsidRDefault="00BD0175" w:rsidP="00BD0175"/>
    <w:p w14:paraId="3FFB3BD8" w14:textId="77777777" w:rsidR="00E516F8" w:rsidRPr="00E516F8" w:rsidRDefault="00E516F8" w:rsidP="00E516F8">
      <w:pPr>
        <w:rPr>
          <w:b/>
          <w:bCs/>
          <w:u w:val="single"/>
        </w:rPr>
      </w:pPr>
      <w:r w:rsidRPr="00E516F8">
        <w:rPr>
          <w:b/>
          <w:bCs/>
          <w:u w:val="single"/>
        </w:rPr>
        <w:t>Aplicaciones de HTML</w:t>
      </w:r>
    </w:p>
    <w:p w14:paraId="6F01F836" w14:textId="7AA8666F" w:rsidR="00E516F8" w:rsidRDefault="00E516F8" w:rsidP="00E516F8">
      <w:r>
        <w:t>Como se mencionó anteriormente, HTML es uno de los lenguajes más utilizados en la web. Vamos a enumerar algunos ejemplos y aplicaciones:</w:t>
      </w:r>
    </w:p>
    <w:p w14:paraId="349C02CD" w14:textId="296EAF41" w:rsidR="00E516F8" w:rsidRDefault="00E516F8" w:rsidP="00E516F8">
      <w:r>
        <w:t xml:space="preserve">Desarrollo de páginas web: HTML se utiliza para crear páginas que se representan en la web. Casi todas las páginas de la web tienen etiquetas </w:t>
      </w:r>
      <w:proofErr w:type="spellStart"/>
      <w:r>
        <w:t>html</w:t>
      </w:r>
      <w:proofErr w:type="spellEnd"/>
      <w:r>
        <w:t xml:space="preserve"> para mostrar sus detalles en el navegador.</w:t>
      </w:r>
    </w:p>
    <w:p w14:paraId="68E72962" w14:textId="16461F11" w:rsidR="00E516F8" w:rsidRDefault="00E516F8" w:rsidP="00E516F8">
      <w:r>
        <w:t>Navegación por Internet: HTML proporciona etiquetas que se utilizan para navegar de una página a otra y se utiliza mucho en la navegación por Internet.</w:t>
      </w:r>
    </w:p>
    <w:p w14:paraId="2ACAF91C" w14:textId="1B228979" w:rsidR="00E516F8" w:rsidRDefault="00E516F8" w:rsidP="00E516F8">
      <w:r>
        <w:t>Interfaz de usuario responsiva: las páginas HTML hoy en día funcionan bien en todas las plataformas, dispositivos móviles, pestañas, computadoras de escritorio o portátiles debido a la estrategia de diseño responsivo.</w:t>
      </w:r>
    </w:p>
    <w:p w14:paraId="2EB56A3E" w14:textId="1700A693" w:rsidR="00E516F8" w:rsidRDefault="00E516F8" w:rsidP="00E516F8">
      <w:r>
        <w:t>Las páginas HTML de soporte sin conexión, una vez cargadas, pueden estar disponibles sin conexión en la máquina sin necesidad de Internet.</w:t>
      </w:r>
    </w:p>
    <w:p w14:paraId="327FE4E8" w14:textId="0F03110C" w:rsidR="00BD0175" w:rsidRDefault="00E516F8" w:rsidP="00E516F8">
      <w:r>
        <w:t>Desarrollo de videojuegos: HTML5 tiene soporte nativo para una experiencia rica y ahora también es útil en el campo del desarrollo de videojuegos.</w:t>
      </w:r>
    </w:p>
    <w:p w14:paraId="03B1C351" w14:textId="559EB89E" w:rsidR="00E516F8" w:rsidRDefault="00E516F8" w:rsidP="00E516F8"/>
    <w:p w14:paraId="360B9B8D" w14:textId="77777777" w:rsidR="00FC32E4" w:rsidRPr="00FC32E4" w:rsidRDefault="00FC32E4" w:rsidP="00FC32E4">
      <w:pPr>
        <w:rPr>
          <w:u w:val="single"/>
        </w:rPr>
      </w:pPr>
      <w:r w:rsidRPr="00FC32E4">
        <w:rPr>
          <w:u w:val="single"/>
        </w:rPr>
        <w:t>Introducción a HTML</w:t>
      </w:r>
    </w:p>
    <w:p w14:paraId="765B2E09" w14:textId="77777777" w:rsidR="00FC32E4" w:rsidRDefault="00FC32E4" w:rsidP="00FC32E4">
      <w:r>
        <w:t>¿Qué es HTML?</w:t>
      </w:r>
    </w:p>
    <w:p w14:paraId="2040D055" w14:textId="4B10816B" w:rsidR="00FC32E4" w:rsidRDefault="00FC32E4" w:rsidP="00FC32E4">
      <w:r>
        <w:t>Por sus siglas en inglés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se lo define como un lenguaje de marcado estándar que nos permite crear y presentar páginas web de una manera versátil y eficiente.</w:t>
      </w:r>
    </w:p>
    <w:p w14:paraId="16AD91C2" w14:textId="4BEA657F" w:rsidR="00FC32E4" w:rsidRDefault="00FC32E4" w:rsidP="00FC32E4">
      <w:r>
        <w:t xml:space="preserve">El HTML describe la ESTRUCTURA y el CONTENIDO de una página web y es un lenguaje que consiste en etiquetas agrupadas o estructuradas de una manera lógica en función de lo que necesitamos como vista. Estas etiquetas le dicen al </w:t>
      </w:r>
      <w:r>
        <w:t>“navegador</w:t>
      </w:r>
      <w:r>
        <w:t xml:space="preserve"> </w:t>
      </w:r>
      <w:r>
        <w:t>web”</w:t>
      </w:r>
      <w:r>
        <w:t xml:space="preserve"> cómo debe mostrar el contenido. </w:t>
      </w:r>
    </w:p>
    <w:p w14:paraId="50EC69E9" w14:textId="1CB7D70B" w:rsidR="00FC32E4" w:rsidRDefault="00FC32E4" w:rsidP="00FC32E4">
      <w:r>
        <w:t>HTML es un lenguaje y como tal tiene su propio vocabulario (palabras) y su propia gramática (reglas).</w:t>
      </w:r>
    </w:p>
    <w:p w14:paraId="7F16704C" w14:textId="22BE7849" w:rsidR="00FC32E4" w:rsidRDefault="00FC32E4" w:rsidP="00FC32E4">
      <w:r>
        <w:t>En la actualidad y desde hace varios años, el HTML está definido por el W3</w:t>
      </w:r>
      <w:r>
        <w:t>C.</w:t>
      </w:r>
      <w:r>
        <w:t xml:space="preserve"> “El Consorcio </w:t>
      </w:r>
      <w:proofErr w:type="spellStart"/>
      <w:r>
        <w:t>World</w:t>
      </w:r>
      <w:proofErr w:type="spellEnd"/>
      <w:r>
        <w:t xml:space="preserve"> Wide Web </w:t>
      </w:r>
      <w:r>
        <w:t>(W</w:t>
      </w:r>
      <w:r>
        <w:t>3</w:t>
      </w:r>
      <w:r>
        <w:t>C)</w:t>
      </w:r>
      <w:r>
        <w:t xml:space="preserve"> es una comunidad internacional que desarrolla estándares abiertos para asegurar el crecimiento a largo plazo de la Web”.</w:t>
      </w:r>
    </w:p>
    <w:p w14:paraId="1ADF1C0E" w14:textId="77777777" w:rsidR="00FC32E4" w:rsidRDefault="00FC32E4" w:rsidP="00FC32E4">
      <w:r>
        <w:t>¿Qué NO es HTML?</w:t>
      </w:r>
    </w:p>
    <w:p w14:paraId="5B100B07" w14:textId="681BBDE3" w:rsidR="00FC32E4" w:rsidRDefault="00FC32E4" w:rsidP="00FC32E4">
      <w:r>
        <w:t>HTML se diferencia de un lenguaje de programación, porque no define el COMPORTAMIENTO (lógica) de las páginas web.</w:t>
      </w:r>
    </w:p>
    <w:p w14:paraId="0FD5064E" w14:textId="00195D45" w:rsidR="00FC32E4" w:rsidRDefault="00FC32E4" w:rsidP="00FC32E4">
      <w:r>
        <w:t>HTML utiliza "marcas" para etiquetar texto, imágenes y otro contenido para mostrarlo en un navegador Web. Las marcas HTML incluyen "elementos" especiales como &lt;head&gt;, &lt;</w:t>
      </w:r>
      <w:proofErr w:type="spellStart"/>
      <w:r>
        <w:t>title</w:t>
      </w:r>
      <w:proofErr w:type="spellEnd"/>
      <w:r>
        <w:t>&gt;, &lt;</w:t>
      </w:r>
      <w:proofErr w:type="spellStart"/>
      <w:r>
        <w:t>body</w:t>
      </w:r>
      <w:proofErr w:type="spellEnd"/>
      <w:r>
        <w:t>&gt;, &lt;</w:t>
      </w:r>
      <w:proofErr w:type="spellStart"/>
      <w:r>
        <w:t>header</w:t>
      </w:r>
      <w:proofErr w:type="spellEnd"/>
      <w:r>
        <w:t>&gt;, &lt;</w:t>
      </w:r>
      <w:proofErr w:type="spellStart"/>
      <w:r>
        <w:t>footer</w:t>
      </w:r>
      <w:proofErr w:type="spellEnd"/>
      <w:r>
        <w:t>&gt;, &lt;</w:t>
      </w:r>
      <w:proofErr w:type="spellStart"/>
      <w:r>
        <w:t>article</w:t>
      </w:r>
      <w:proofErr w:type="spellEnd"/>
      <w:r>
        <w:t>&gt;, &lt;</w:t>
      </w:r>
      <w:proofErr w:type="spellStart"/>
      <w:r>
        <w:t>section</w:t>
      </w:r>
      <w:proofErr w:type="spellEnd"/>
      <w:r>
        <w:t>&gt;, &lt;p&gt;, &lt;</w:t>
      </w:r>
      <w:proofErr w:type="spellStart"/>
      <w:r>
        <w:t>div</w:t>
      </w:r>
      <w:proofErr w:type="spellEnd"/>
      <w:r>
        <w:t>&gt;, &lt;</w:t>
      </w:r>
      <w:proofErr w:type="spellStart"/>
      <w:r>
        <w:t>span</w:t>
      </w:r>
      <w:proofErr w:type="spellEnd"/>
      <w:r>
        <w:t xml:space="preserve">&gt;, &lt; </w:t>
      </w:r>
      <w:proofErr w:type="spellStart"/>
      <w:r>
        <w:t>img</w:t>
      </w:r>
      <w:proofErr w:type="spellEnd"/>
      <w:r>
        <w:t>&gt;, &lt;aside&gt;, &lt;audio&gt;, &lt;</w:t>
      </w:r>
      <w:proofErr w:type="spellStart"/>
      <w:r>
        <w:t>canvas</w:t>
      </w:r>
      <w:proofErr w:type="spellEnd"/>
      <w:r>
        <w:t>&gt;, &lt;</w:t>
      </w:r>
      <w:proofErr w:type="spellStart"/>
      <w:r>
        <w:t>datalist</w:t>
      </w:r>
      <w:proofErr w:type="spellEnd"/>
      <w:r>
        <w:t>&gt;, &lt;</w:t>
      </w:r>
      <w:proofErr w:type="spellStart"/>
      <w:r>
        <w:t>details</w:t>
      </w:r>
      <w:proofErr w:type="spellEnd"/>
      <w:r>
        <w:t>&gt;, &lt;</w:t>
      </w:r>
      <w:proofErr w:type="spellStart"/>
      <w:r>
        <w:t>embed</w:t>
      </w:r>
      <w:proofErr w:type="spellEnd"/>
      <w:r>
        <w:t>&gt;, &lt;</w:t>
      </w:r>
      <w:proofErr w:type="spellStart"/>
      <w:r>
        <w:t>nav</w:t>
      </w:r>
      <w:proofErr w:type="spellEnd"/>
      <w:r>
        <w:t>&gt;, &lt;output&gt;, &lt;</w:t>
      </w:r>
      <w:proofErr w:type="spellStart"/>
      <w:r>
        <w:t>progress</w:t>
      </w:r>
      <w:proofErr w:type="spellEnd"/>
      <w:r>
        <w:t>&gt;, &lt;video&gt;, &lt;</w:t>
      </w:r>
      <w:proofErr w:type="spellStart"/>
      <w:r>
        <w:t>ul</w:t>
      </w:r>
      <w:proofErr w:type="spellEnd"/>
      <w:r>
        <w:t>&gt;, &lt;</w:t>
      </w:r>
      <w:proofErr w:type="spellStart"/>
      <w:r>
        <w:t>ol</w:t>
      </w:r>
      <w:proofErr w:type="spellEnd"/>
      <w:proofErr w:type="gramStart"/>
      <w:r>
        <w:t>&gt; ,</w:t>
      </w:r>
      <w:proofErr w:type="gramEnd"/>
      <w:r>
        <w:t xml:space="preserve"> &lt;</w:t>
      </w:r>
      <w:proofErr w:type="spellStart"/>
      <w:r>
        <w:t>li</w:t>
      </w:r>
      <w:proofErr w:type="spellEnd"/>
      <w:r>
        <w:t>&gt; y muchos otros.</w:t>
      </w:r>
    </w:p>
    <w:p w14:paraId="4215CB74" w14:textId="0B50928C" w:rsidR="00FC32E4" w:rsidRDefault="00FC32E4" w:rsidP="00FC32E4">
      <w:r>
        <w:t xml:space="preserve">Es decir, con el lenguaje HTML en sí mismo, sólo podremos presentar texto e imágenes básicas en el navegador web. Para la lógica y la presentación estética de una página web, utilizaremos otros lenguajes complementarios al HTML, tales como </w:t>
      </w:r>
      <w:proofErr w:type="spellStart"/>
      <w:r>
        <w:t>Javascript</w:t>
      </w:r>
      <w:proofErr w:type="spellEnd"/>
      <w:r>
        <w:t xml:space="preserve"> y CSS.</w:t>
      </w:r>
    </w:p>
    <w:p w14:paraId="635824EB" w14:textId="2D12C73F" w:rsidR="00FC32E4" w:rsidRDefault="00FC32E4" w:rsidP="00FC32E4">
      <w:r>
        <w:t>Un elemento HTML se distingue de otro texto en un documento mediante "etiquetas", que consiste en el nombre del elemento rodeado por "&lt;" y "&gt;". El nombre de un elemento dentro de una etiqueta no distingue entre mayúsculas y minúsculas. Es decir, se puede escribir en mayúsculas, minúsculas o una mezcla. Por ejemplo, la etiqueta &lt;</w:t>
      </w:r>
      <w:proofErr w:type="spellStart"/>
      <w:r>
        <w:t>title</w:t>
      </w:r>
      <w:proofErr w:type="spellEnd"/>
      <w:r>
        <w:t>&gt; se puede escribir como &lt;</w:t>
      </w:r>
      <w:proofErr w:type="spellStart"/>
      <w:r>
        <w:t>Title</w:t>
      </w:r>
      <w:proofErr w:type="spellEnd"/>
      <w:r>
        <w:t>&gt;, &lt;TITLE&gt; o de cualquier otra forma.</w:t>
      </w:r>
    </w:p>
    <w:p w14:paraId="115CE64E" w14:textId="3F04A6E0" w:rsidR="00FC32E4" w:rsidRDefault="00FC32E4" w:rsidP="00FC32E4">
      <w:r>
        <w:t xml:space="preserve">Las etiquetas vienen de a pares, la primera etiqueta del par se llama etiqueta o tag de apertura y se ve como esta: &lt;p&gt;. El tag o etiqueta de cierre se escribe igual que el de </w:t>
      </w:r>
      <w:r>
        <w:t>apertura,</w:t>
      </w:r>
      <w:r>
        <w:t xml:space="preserve"> pero con la barra de división y se ve como esto: &lt;/p&gt;. </w:t>
      </w:r>
    </w:p>
    <w:p w14:paraId="6259172A" w14:textId="7A8516A3" w:rsidR="00FC32E4" w:rsidRDefault="00FC32E4" w:rsidP="00FC32E4">
      <w:r>
        <w:t>Si quieres especificar que se trata de un párrafo, podrías encerrar el texto con la etiqueta de párrafo (&lt;p&gt;)</w:t>
      </w:r>
    </w:p>
    <w:p w14:paraId="451D5619" w14:textId="3082B146" w:rsidR="00E516F8" w:rsidRDefault="00FC32E4" w:rsidP="00FC32E4">
      <w:r>
        <w:t>Veamos un ejemplo y su anatomía en la siguiente imagen</w:t>
      </w:r>
    </w:p>
    <w:p w14:paraId="20D7925D" w14:textId="755CC717" w:rsidR="00FC32E4" w:rsidRDefault="00FC32E4" w:rsidP="00FC32E4">
      <w:pPr>
        <w:jc w:val="center"/>
      </w:pPr>
      <w:r>
        <w:rPr>
          <w:noProof/>
        </w:rPr>
        <w:drawing>
          <wp:inline distT="0" distB="0" distL="0" distR="0" wp14:anchorId="4085C224" wp14:editId="5910D233">
            <wp:extent cx="5400040" cy="1723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23390"/>
                    </a:xfrm>
                    <a:prstGeom prst="rect">
                      <a:avLst/>
                    </a:prstGeom>
                  </pic:spPr>
                </pic:pic>
              </a:graphicData>
            </a:graphic>
          </wp:inline>
        </w:drawing>
      </w:r>
    </w:p>
    <w:p w14:paraId="5639C11F" w14:textId="77777777" w:rsidR="00FC32E4" w:rsidRPr="00FC32E4" w:rsidRDefault="00FC32E4" w:rsidP="00FC32E4">
      <w:r w:rsidRPr="00FC32E4">
        <w:t>Las partes principales del elemento son:</w:t>
      </w:r>
    </w:p>
    <w:p w14:paraId="00B2B056" w14:textId="77777777" w:rsidR="00FC32E4" w:rsidRPr="00FC32E4" w:rsidRDefault="00FC32E4" w:rsidP="00FC32E4">
      <w:pPr>
        <w:numPr>
          <w:ilvl w:val="0"/>
          <w:numId w:val="1"/>
        </w:numPr>
      </w:pPr>
      <w:r w:rsidRPr="00FC32E4">
        <w:rPr>
          <w:b/>
          <w:bCs/>
        </w:rPr>
        <w:t xml:space="preserve">La etiqueta de </w:t>
      </w:r>
      <w:proofErr w:type="gramStart"/>
      <w:r w:rsidRPr="00FC32E4">
        <w:rPr>
          <w:b/>
          <w:bCs/>
        </w:rPr>
        <w:t>apertura</w:t>
      </w:r>
      <w:r w:rsidRPr="00FC32E4">
        <w:t> :</w:t>
      </w:r>
      <w:proofErr w:type="gramEnd"/>
      <w:r w:rsidRPr="00FC32E4">
        <w:t xml:space="preserve"> consiste en el nombre del elemento (en este caso p), encerrado por paréntesis angulares (&lt;&gt;) de apertura y cierre. Establece dónde comienza o comienza dónde a tener efecto el elemento —en este caso, dónde es el comienzo del párrafo—.</w:t>
      </w:r>
    </w:p>
    <w:p w14:paraId="62238033" w14:textId="77777777" w:rsidR="00FC32E4" w:rsidRPr="00FC32E4" w:rsidRDefault="00FC32E4" w:rsidP="00FC32E4">
      <w:pPr>
        <w:numPr>
          <w:ilvl w:val="0"/>
          <w:numId w:val="1"/>
        </w:numPr>
      </w:pPr>
      <w:r w:rsidRPr="00FC32E4">
        <w:rPr>
          <w:b/>
          <w:bCs/>
        </w:rPr>
        <w:t xml:space="preserve">La etiqueta de </w:t>
      </w:r>
      <w:proofErr w:type="gramStart"/>
      <w:r w:rsidRPr="00FC32E4">
        <w:rPr>
          <w:b/>
          <w:bCs/>
        </w:rPr>
        <w:t>cierre</w:t>
      </w:r>
      <w:r w:rsidRPr="00FC32E4">
        <w:t> :</w:t>
      </w:r>
      <w:proofErr w:type="gramEnd"/>
      <w:r w:rsidRPr="00FC32E4">
        <w:t xml:space="preserve"> es igual que la etiqueta de apertura, excepto que incluye una barra de cierre (/) antes del nombre de la etiqueta. Establece dónde termina el elemento —en este caso dónde termina el párrafo—.</w:t>
      </w:r>
    </w:p>
    <w:p w14:paraId="06F9FDC6" w14:textId="77777777" w:rsidR="00FC32E4" w:rsidRPr="00FC32E4" w:rsidRDefault="00FC32E4" w:rsidP="00FC32E4">
      <w:pPr>
        <w:numPr>
          <w:ilvl w:val="0"/>
          <w:numId w:val="1"/>
        </w:numPr>
      </w:pPr>
      <w:r w:rsidRPr="00FC32E4">
        <w:rPr>
          <w:b/>
          <w:bCs/>
        </w:rPr>
        <w:t xml:space="preserve">El </w:t>
      </w:r>
      <w:proofErr w:type="gramStart"/>
      <w:r w:rsidRPr="00FC32E4">
        <w:rPr>
          <w:b/>
          <w:bCs/>
        </w:rPr>
        <w:t>contenido</w:t>
      </w:r>
      <w:r w:rsidRPr="00FC32E4">
        <w:t> :</w:t>
      </w:r>
      <w:proofErr w:type="gramEnd"/>
      <w:r w:rsidRPr="00FC32E4">
        <w:t xml:space="preserve"> este es el contenido del elemento, que en este caso es sólo texto.</w:t>
      </w:r>
    </w:p>
    <w:p w14:paraId="3F893A52" w14:textId="77777777" w:rsidR="00FC32E4" w:rsidRPr="00FC32E4" w:rsidRDefault="00FC32E4" w:rsidP="00FC32E4">
      <w:pPr>
        <w:numPr>
          <w:ilvl w:val="0"/>
          <w:numId w:val="1"/>
        </w:numPr>
      </w:pPr>
      <w:r w:rsidRPr="00FC32E4">
        <w:rPr>
          <w:b/>
          <w:bCs/>
        </w:rPr>
        <w:t xml:space="preserve">El </w:t>
      </w:r>
      <w:proofErr w:type="gramStart"/>
      <w:r w:rsidRPr="00FC32E4">
        <w:rPr>
          <w:b/>
          <w:bCs/>
        </w:rPr>
        <w:t>elemento</w:t>
      </w:r>
      <w:r w:rsidRPr="00FC32E4">
        <w:t> :</w:t>
      </w:r>
      <w:proofErr w:type="gramEnd"/>
      <w:r w:rsidRPr="00FC32E4">
        <w:t xml:space="preserve"> la etiqueta de apertura, más la etiqueta de cierre, más el contenido equivalente al elemento.</w:t>
      </w:r>
    </w:p>
    <w:p w14:paraId="034EB206" w14:textId="4FA53582" w:rsidR="00FC32E4" w:rsidRDefault="00FC32E4" w:rsidP="00FC32E4">
      <w:r w:rsidRPr="00FC32E4">
        <w:t>Los elementos y las etiquetas no son las mismas cosas. Las etiquetas comienzan o terminan un elemento en el código fuente, mientras que los elementos son parte del DOM (</w:t>
      </w:r>
      <w:proofErr w:type="spellStart"/>
      <w:r w:rsidRPr="00FC32E4">
        <w:t>Document</w:t>
      </w:r>
      <w:proofErr w:type="spellEnd"/>
      <w:r w:rsidRPr="00FC32E4">
        <w:t xml:space="preserve"> Object </w:t>
      </w:r>
      <w:proofErr w:type="spellStart"/>
      <w:r w:rsidRPr="00FC32E4">
        <w:t>Model</w:t>
      </w:r>
      <w:proofErr w:type="spellEnd"/>
      <w:r w:rsidRPr="00FC32E4">
        <w:t>) tema que abordaremos más adelante en detalle.</w:t>
      </w:r>
    </w:p>
    <w:p w14:paraId="10028B21" w14:textId="46D9E724" w:rsidR="00FC32E4" w:rsidRDefault="00FC32E4" w:rsidP="00FC32E4">
      <w:pPr>
        <w:jc w:val="center"/>
      </w:pPr>
      <w:r>
        <w:rPr>
          <w:noProof/>
        </w:rPr>
        <w:lastRenderedPageBreak/>
        <w:drawing>
          <wp:inline distT="0" distB="0" distL="0" distR="0" wp14:anchorId="5D9C1591" wp14:editId="3D176DBE">
            <wp:extent cx="5400040" cy="15792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79245"/>
                    </a:xfrm>
                    <a:prstGeom prst="rect">
                      <a:avLst/>
                    </a:prstGeom>
                  </pic:spPr>
                </pic:pic>
              </a:graphicData>
            </a:graphic>
          </wp:inline>
        </w:drawing>
      </w:r>
    </w:p>
    <w:p w14:paraId="6F8B1107" w14:textId="77777777" w:rsidR="002F30BD" w:rsidRPr="002F30BD" w:rsidRDefault="002F30BD" w:rsidP="002F30BD">
      <w:r w:rsidRPr="002F30BD">
        <w:t>Las </w:t>
      </w:r>
      <w:r w:rsidRPr="002F30BD">
        <w:rPr>
          <w:b/>
          <w:bCs/>
        </w:rPr>
        <w:t>etiquetas de apertura</w:t>
      </w:r>
      <w:r w:rsidRPr="002F30BD">
        <w:t> contienen información adicional acerca del elemento, el cual no desea que aparezca en el contenido real del elemento. Aquí </w:t>
      </w:r>
      <w:r w:rsidRPr="002F30BD">
        <w:rPr>
          <w:b/>
          <w:bCs/>
        </w:rPr>
        <w:t>clase</w:t>
      </w:r>
      <w:r w:rsidRPr="002F30BD">
        <w:t xml:space="preserve"> es el nombre del atributo </w:t>
      </w:r>
      <w:proofErr w:type="gramStart"/>
      <w:r w:rsidRPr="002F30BD">
        <w:t>e  </w:t>
      </w:r>
      <w:r w:rsidRPr="002F30BD">
        <w:rPr>
          <w:b/>
          <w:bCs/>
        </w:rPr>
        <w:t>"</w:t>
      </w:r>
      <w:proofErr w:type="gramEnd"/>
      <w:r w:rsidRPr="002F30BD">
        <w:rPr>
          <w:b/>
          <w:bCs/>
        </w:rPr>
        <w:t>importante"</w:t>
      </w:r>
      <w:r w:rsidRPr="002F30BD">
        <w:t xml:space="preserve"> es el valor del atributo. En este caso, el atributo </w:t>
      </w:r>
      <w:proofErr w:type="spellStart"/>
      <w:r w:rsidRPr="002F30BD">
        <w:t>class</w:t>
      </w:r>
      <w:proofErr w:type="spellEnd"/>
      <w:r w:rsidRPr="002F30BD">
        <w:t xml:space="preserve"> permite darle al elemento un nombre identificativo, que se puede utilizar luego para encontrarlo dentro de toda la página y poder aplicarle estilos entre otras cosas.</w:t>
      </w:r>
    </w:p>
    <w:p w14:paraId="45193B9E" w14:textId="77777777" w:rsidR="002F30BD" w:rsidRPr="002F30BD" w:rsidRDefault="002F30BD" w:rsidP="002F30BD">
      <w:r w:rsidRPr="002F30BD">
        <w:t>Un atributo debe tener siempre:</w:t>
      </w:r>
    </w:p>
    <w:p w14:paraId="741102D3" w14:textId="77777777" w:rsidR="002F30BD" w:rsidRPr="002F30BD" w:rsidRDefault="002F30BD" w:rsidP="002F30BD">
      <w:pPr>
        <w:numPr>
          <w:ilvl w:val="0"/>
          <w:numId w:val="2"/>
        </w:numPr>
      </w:pPr>
      <w:r w:rsidRPr="002F30BD">
        <w:t>Un espacio entre este y el nombre del elemento (o del atributo previo, si el elemento ya posee uno o más atributos).</w:t>
      </w:r>
    </w:p>
    <w:p w14:paraId="4BA63E1B" w14:textId="77777777" w:rsidR="002F30BD" w:rsidRPr="002F30BD" w:rsidRDefault="002F30BD" w:rsidP="002F30BD">
      <w:pPr>
        <w:numPr>
          <w:ilvl w:val="0"/>
          <w:numId w:val="2"/>
        </w:numPr>
      </w:pPr>
      <w:r w:rsidRPr="002F30BD">
        <w:t>El nombre del atributo, seguido por un signo de igual (=).</w:t>
      </w:r>
    </w:p>
    <w:p w14:paraId="43A9698D" w14:textId="77777777" w:rsidR="002F30BD" w:rsidRPr="002F30BD" w:rsidRDefault="002F30BD" w:rsidP="002F30BD">
      <w:pPr>
        <w:numPr>
          <w:ilvl w:val="0"/>
          <w:numId w:val="2"/>
        </w:numPr>
      </w:pPr>
      <w:r w:rsidRPr="002F30BD">
        <w:t>Comillas de apertura y de cierre, encerrando el valor del atributo.</w:t>
      </w:r>
    </w:p>
    <w:p w14:paraId="55431499" w14:textId="77777777" w:rsidR="002F30BD" w:rsidRPr="002F30BD" w:rsidRDefault="002F30BD" w:rsidP="002F30BD">
      <w:r w:rsidRPr="002F30BD">
        <w:t>Los atributos siempre se incluyen en la etiqueta de apertura de un elemento, nunca en la de cierre.</w:t>
      </w:r>
    </w:p>
    <w:p w14:paraId="097A0B46" w14:textId="77777777" w:rsidR="002F30BD" w:rsidRPr="002F30BD" w:rsidRDefault="002F30BD" w:rsidP="002F30BD">
      <w:r w:rsidRPr="002F30BD">
        <w:rPr>
          <w:b/>
          <w:bCs/>
        </w:rPr>
        <w:t>Elementos anidar</w:t>
      </w:r>
    </w:p>
    <w:p w14:paraId="2A0F402B" w14:textId="77777777" w:rsidR="002F30BD" w:rsidRPr="002F30BD" w:rsidRDefault="002F30BD" w:rsidP="002F30BD">
      <w:r w:rsidRPr="002F30BD">
        <w:t>Puedes también colocar elementos dentro de otros elementos —esto se llama anidamiento—. Si, por ejemplo, quieres resaltar una palabra del texto (en el ejemplo la palabra «muy»), podemos encerrarla en un elemento &lt;</w:t>
      </w:r>
      <w:proofErr w:type="spellStart"/>
      <w:r w:rsidRPr="002F30BD">
        <w:t>strong</w:t>
      </w:r>
      <w:proofErr w:type="spellEnd"/>
      <w:r w:rsidRPr="002F30BD">
        <w:t>&gt;, que significa que dicha palabra se debe enfatizar:</w:t>
      </w:r>
    </w:p>
    <w:p w14:paraId="3085371B" w14:textId="454E2DBC" w:rsidR="00FC32E4" w:rsidRDefault="002F30BD" w:rsidP="002F30BD">
      <w:pPr>
        <w:jc w:val="center"/>
      </w:pPr>
      <w:r>
        <w:rPr>
          <w:noProof/>
        </w:rPr>
        <w:drawing>
          <wp:inline distT="0" distB="0" distL="0" distR="0" wp14:anchorId="6AD8F27D" wp14:editId="1FDB90C9">
            <wp:extent cx="3943350" cy="628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628650"/>
                    </a:xfrm>
                    <a:prstGeom prst="rect">
                      <a:avLst/>
                    </a:prstGeom>
                  </pic:spPr>
                </pic:pic>
              </a:graphicData>
            </a:graphic>
          </wp:inline>
        </w:drawing>
      </w:r>
    </w:p>
    <w:p w14:paraId="728F0C32" w14:textId="0DC4DB77" w:rsidR="004D5282" w:rsidRDefault="004D5282" w:rsidP="004D5282">
      <w:r>
        <w:t>Los elementos deben abrirse y cerrarse ordenadamente, de forma tal que se encuentren claramente.</w:t>
      </w:r>
    </w:p>
    <w:p w14:paraId="633D6068" w14:textId="54241C5A" w:rsidR="002F30BD" w:rsidRDefault="004D5282" w:rsidP="004D5282">
      <w:r>
        <w:t xml:space="preserve">Te mostramos el mismo ejemplo pero con los elementos mal </w:t>
      </w:r>
      <w:proofErr w:type="gramStart"/>
      <w:r>
        <w:t>anidados,  en</w:t>
      </w:r>
      <w:proofErr w:type="gramEnd"/>
      <w:r>
        <w:t xml:space="preserve"> el ejemplo de abajo, La etiqueta de apertura del elemento &lt;p&gt; primero, luego la del elemento &lt;</w:t>
      </w:r>
      <w:proofErr w:type="spellStart"/>
      <w:r>
        <w:t>strong</w:t>
      </w:r>
      <w:proofErr w:type="spellEnd"/>
      <w:r>
        <w:t>&gt;, por lo tanto, debes cerrar esta etiqueta primero, y luego la de &lt;p&gt;. Esto es incorrecto:</w:t>
      </w:r>
    </w:p>
    <w:p w14:paraId="08608469" w14:textId="51A267F6" w:rsidR="004D5282" w:rsidRDefault="00695EFE" w:rsidP="004D5282">
      <w:pPr>
        <w:jc w:val="center"/>
      </w:pPr>
      <w:r>
        <w:rPr>
          <w:noProof/>
        </w:rPr>
        <w:drawing>
          <wp:inline distT="0" distB="0" distL="0" distR="0" wp14:anchorId="324759C5" wp14:editId="764BB66D">
            <wp:extent cx="3810000" cy="619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619125"/>
                    </a:xfrm>
                    <a:prstGeom prst="rect">
                      <a:avLst/>
                    </a:prstGeom>
                  </pic:spPr>
                </pic:pic>
              </a:graphicData>
            </a:graphic>
          </wp:inline>
        </w:drawing>
      </w:r>
    </w:p>
    <w:p w14:paraId="5ACD1606" w14:textId="77777777" w:rsidR="00695EFE" w:rsidRPr="00695EFE" w:rsidRDefault="00695EFE" w:rsidP="00695EFE">
      <w:r w:rsidRPr="00695EFE">
        <w:t>Si esto te llega a pasar, te vas a dar cuenta porque en el navegador hace cosas raras y no lo que vos esperabas ver. También el editor de código HTML que utilizas te avisará que hay algo incorrecto.</w:t>
      </w:r>
    </w:p>
    <w:p w14:paraId="08D2C451" w14:textId="77777777" w:rsidR="00695EFE" w:rsidRPr="00695EFE" w:rsidRDefault="00695EFE" w:rsidP="00695EFE">
      <w:r w:rsidRPr="00695EFE">
        <w:rPr>
          <w:b/>
          <w:bCs/>
        </w:rPr>
        <w:t>Comentarios HTML:</w:t>
      </w:r>
    </w:p>
    <w:p w14:paraId="18C20CA1" w14:textId="77777777" w:rsidR="00695EFE" w:rsidRPr="00695EFE" w:rsidRDefault="00695EFE" w:rsidP="00695EFE">
      <w:r w:rsidRPr="00695EFE">
        <w:t>Las etiquetas de comentario son usadas para insertar comentarios en el código HTML. </w:t>
      </w:r>
    </w:p>
    <w:p w14:paraId="676B2E9D" w14:textId="77777777" w:rsidR="00695EFE" w:rsidRPr="00695EFE" w:rsidRDefault="00695EFE" w:rsidP="00695EFE">
      <w:r w:rsidRPr="00695EFE">
        <w:t>Ejemplo: </w:t>
      </w:r>
    </w:p>
    <w:p w14:paraId="5E7B25A7" w14:textId="25BD0A25" w:rsidR="00695EFE" w:rsidRDefault="00695EFE" w:rsidP="00695EFE">
      <w:pPr>
        <w:jc w:val="center"/>
      </w:pPr>
      <w:r>
        <w:rPr>
          <w:noProof/>
        </w:rPr>
        <w:drawing>
          <wp:inline distT="0" distB="0" distL="0" distR="0" wp14:anchorId="2A6123BC" wp14:editId="6BA4A0E3">
            <wp:extent cx="3009900" cy="1438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900" cy="1438275"/>
                    </a:xfrm>
                    <a:prstGeom prst="rect">
                      <a:avLst/>
                    </a:prstGeom>
                  </pic:spPr>
                </pic:pic>
              </a:graphicData>
            </a:graphic>
          </wp:inline>
        </w:drawing>
      </w:r>
    </w:p>
    <w:p w14:paraId="0BF59D16" w14:textId="77777777" w:rsidR="00695EFE" w:rsidRPr="00695EFE" w:rsidRDefault="00695EFE" w:rsidP="00695EFE">
      <w:r w:rsidRPr="00695EFE">
        <w:t>Observemos que el signo de exclamación de la etiqueta de apertura no está presente en el de cierre. Los comentarios no son mostrados en el navegador web, sirven de ayuda para documentar el código fuente dentro del mismo documento HTML.</w:t>
      </w:r>
    </w:p>
    <w:p w14:paraId="6898120E" w14:textId="77777777" w:rsidR="00695EFE" w:rsidRPr="00695EFE" w:rsidRDefault="00695EFE" w:rsidP="00695EFE">
      <w:r w:rsidRPr="00695EFE">
        <w:rPr>
          <w:b/>
          <w:bCs/>
        </w:rPr>
        <w:t>Atributos</w:t>
      </w:r>
    </w:p>
    <w:p w14:paraId="2CF9A4B7" w14:textId="77777777" w:rsidR="00695EFE" w:rsidRPr="00695EFE" w:rsidRDefault="00695EFE" w:rsidP="00695EFE">
      <w:r w:rsidRPr="00695EFE">
        <w:t xml:space="preserve">Hemos visto algunas etiquetas HTML y su uso, como por ejemplo las etiquetas de </w:t>
      </w:r>
      <w:proofErr w:type="gramStart"/>
      <w:r w:rsidRPr="00695EFE">
        <w:t>encabezado  </w:t>
      </w:r>
      <w:r w:rsidRPr="00695EFE">
        <w:rPr>
          <w:b/>
          <w:bCs/>
        </w:rPr>
        <w:t>&lt;</w:t>
      </w:r>
      <w:proofErr w:type="gramEnd"/>
      <w:r w:rsidRPr="00695EFE">
        <w:rPr>
          <w:b/>
          <w:bCs/>
        </w:rPr>
        <w:t>h1&gt;, &lt;h2&gt;,</w:t>
      </w:r>
      <w:r w:rsidRPr="00695EFE">
        <w:t>  etiqueta de párrafo  </w:t>
      </w:r>
      <w:r w:rsidRPr="00695EFE">
        <w:rPr>
          <w:b/>
          <w:bCs/>
        </w:rPr>
        <w:t>&lt;p&gt;</w:t>
      </w:r>
      <w:r w:rsidRPr="00695EFE">
        <w:t>  y otras etiquetas. Las etiquetas HTML también pueden tener atributos, que son bits adicionales de información.</w:t>
      </w:r>
    </w:p>
    <w:p w14:paraId="0030BD1A" w14:textId="77777777" w:rsidR="00695EFE" w:rsidRPr="00695EFE" w:rsidRDefault="00695EFE" w:rsidP="00695EFE">
      <w:r w:rsidRPr="00695EFE">
        <w:lastRenderedPageBreak/>
        <w:t>Un atributo se utiliza para definir las características de un elemento HTML y se coloca dentro de la etiqueta de apertura del elemento. Todos los atributos se componen de dos partes: un </w:t>
      </w:r>
      <w:r w:rsidRPr="00695EFE">
        <w:rPr>
          <w:b/>
          <w:bCs/>
        </w:rPr>
        <w:t>nombre</w:t>
      </w:r>
      <w:r w:rsidRPr="00695EFE">
        <w:t> y un </w:t>
      </w:r>
      <w:r w:rsidRPr="00695EFE">
        <w:rPr>
          <w:b/>
          <w:bCs/>
        </w:rPr>
        <w:t>valor</w:t>
      </w:r>
    </w:p>
    <w:p w14:paraId="68D33FE5" w14:textId="77777777" w:rsidR="00695EFE" w:rsidRPr="00695EFE" w:rsidRDefault="00695EFE" w:rsidP="00695EFE">
      <w:pPr>
        <w:numPr>
          <w:ilvl w:val="0"/>
          <w:numId w:val="3"/>
        </w:numPr>
      </w:pPr>
      <w:proofErr w:type="gramStart"/>
      <w:r w:rsidRPr="00695EFE">
        <w:t>El  </w:t>
      </w:r>
      <w:r w:rsidRPr="00695EFE">
        <w:rPr>
          <w:b/>
          <w:bCs/>
        </w:rPr>
        <w:t>nombre</w:t>
      </w:r>
      <w:proofErr w:type="gramEnd"/>
      <w:r w:rsidRPr="00695EFE">
        <w:t xml:space="preserve">  es la propiedad que desea establecer. Por ejemplo, el elemento de </w:t>
      </w:r>
      <w:proofErr w:type="gramStart"/>
      <w:r w:rsidRPr="00695EFE">
        <w:t>párrafo  </w:t>
      </w:r>
      <w:r w:rsidRPr="00695EFE">
        <w:rPr>
          <w:b/>
          <w:bCs/>
        </w:rPr>
        <w:t>&lt;</w:t>
      </w:r>
      <w:proofErr w:type="gramEnd"/>
      <w:r w:rsidRPr="00695EFE">
        <w:rPr>
          <w:b/>
          <w:bCs/>
        </w:rPr>
        <w:t>p&gt;</w:t>
      </w:r>
      <w:r w:rsidRPr="00695EFE">
        <w:t>  en el ejemplo lleva un atributo cuyo nombre es </w:t>
      </w:r>
      <w:proofErr w:type="spellStart"/>
      <w:r w:rsidRPr="00695EFE">
        <w:rPr>
          <w:b/>
          <w:bCs/>
        </w:rPr>
        <w:t>align</w:t>
      </w:r>
      <w:proofErr w:type="spellEnd"/>
      <w:r w:rsidRPr="00695EFE">
        <w:t>, que puede usar para indicar la alineación del párrafo en la página.</w:t>
      </w:r>
    </w:p>
    <w:p w14:paraId="0B472FE7" w14:textId="77777777" w:rsidR="00695EFE" w:rsidRPr="00695EFE" w:rsidRDefault="00695EFE" w:rsidP="00695EFE">
      <w:pPr>
        <w:numPr>
          <w:ilvl w:val="0"/>
          <w:numId w:val="3"/>
        </w:numPr>
      </w:pPr>
      <w:proofErr w:type="gramStart"/>
      <w:r w:rsidRPr="00695EFE">
        <w:t>El  </w:t>
      </w:r>
      <w:r w:rsidRPr="00695EFE">
        <w:rPr>
          <w:b/>
          <w:bCs/>
        </w:rPr>
        <w:t>valor</w:t>
      </w:r>
      <w:proofErr w:type="gramEnd"/>
      <w:r w:rsidRPr="00695EFE">
        <w:t>  es lo que desea que se establezca como valor de la propiedad y siempre entre comillas. El siguiente ejemplo muestra tres valores posibles del atributo de alineación:  </w:t>
      </w:r>
      <w:proofErr w:type="spellStart"/>
      <w:r w:rsidRPr="00695EFE">
        <w:rPr>
          <w:b/>
          <w:bCs/>
        </w:rPr>
        <w:t>left</w:t>
      </w:r>
      <w:proofErr w:type="spellEnd"/>
      <w:r w:rsidRPr="00695EFE">
        <w:rPr>
          <w:b/>
          <w:bCs/>
        </w:rPr>
        <w:t xml:space="preserve">, </w:t>
      </w:r>
      <w:proofErr w:type="gramStart"/>
      <w:r w:rsidRPr="00695EFE">
        <w:rPr>
          <w:b/>
          <w:bCs/>
        </w:rPr>
        <w:t>center</w:t>
      </w:r>
      <w:r w:rsidRPr="00695EFE">
        <w:t>  y</w:t>
      </w:r>
      <w:proofErr w:type="gramEnd"/>
      <w:r w:rsidRPr="00695EFE">
        <w:t>  </w:t>
      </w:r>
      <w:proofErr w:type="spellStart"/>
      <w:r w:rsidRPr="00695EFE">
        <w:rPr>
          <w:b/>
          <w:bCs/>
        </w:rPr>
        <w:t>right</w:t>
      </w:r>
      <w:proofErr w:type="spellEnd"/>
      <w:r w:rsidRPr="00695EFE">
        <w:t>.</w:t>
      </w:r>
    </w:p>
    <w:p w14:paraId="45056E82" w14:textId="77777777" w:rsidR="00695EFE" w:rsidRPr="00695EFE" w:rsidRDefault="00695EFE" w:rsidP="00695EFE">
      <w:r w:rsidRPr="00695EFE">
        <w:t xml:space="preserve">Los nombres y valores de los atributos no se distinguen entre mayúsculas y minúsculas. Sin embargo, el Consorcio </w:t>
      </w:r>
      <w:proofErr w:type="spellStart"/>
      <w:r w:rsidRPr="00695EFE">
        <w:t>World</w:t>
      </w:r>
      <w:proofErr w:type="spellEnd"/>
      <w:r w:rsidRPr="00695EFE">
        <w:t xml:space="preserve"> Wide Web (W3C) recomienda atributos / valores de atributo en minúsculas en su recomendación HTML 4.</w:t>
      </w:r>
    </w:p>
    <w:p w14:paraId="603AF3A6" w14:textId="26A73D18" w:rsidR="00695EFE" w:rsidRDefault="00695EFE" w:rsidP="00695EFE">
      <w:pPr>
        <w:jc w:val="center"/>
      </w:pPr>
      <w:r>
        <w:rPr>
          <w:noProof/>
        </w:rPr>
        <w:drawing>
          <wp:inline distT="0" distB="0" distL="0" distR="0" wp14:anchorId="0E000BF6" wp14:editId="3A27DF1D">
            <wp:extent cx="6858000" cy="3533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533775"/>
                    </a:xfrm>
                    <a:prstGeom prst="rect">
                      <a:avLst/>
                    </a:prstGeom>
                  </pic:spPr>
                </pic:pic>
              </a:graphicData>
            </a:graphic>
          </wp:inline>
        </w:drawing>
      </w:r>
    </w:p>
    <w:p w14:paraId="78DF8839" w14:textId="39BFCA3E" w:rsidR="00695EFE" w:rsidRDefault="00695EFE" w:rsidP="00695EFE"/>
    <w:p w14:paraId="75F65FA8" w14:textId="77777777" w:rsidR="003A5F3E" w:rsidRPr="003A5F3E" w:rsidRDefault="003A5F3E" w:rsidP="003A5F3E">
      <w:r w:rsidRPr="003A5F3E">
        <w:t>¿Dónde escribo el HTML?</w:t>
      </w:r>
    </w:p>
    <w:p w14:paraId="07C0B6C2" w14:textId="77777777" w:rsidR="003A5F3E" w:rsidRPr="003A5F3E" w:rsidRDefault="003A5F3E" w:rsidP="003A5F3E">
      <w:r w:rsidRPr="003A5F3E">
        <w:t>Antes de continuar con el aprendizaje de HTML, vamos a hablar un poco de </w:t>
      </w:r>
      <w:r w:rsidRPr="003A5F3E">
        <w:rPr>
          <w:b/>
          <w:bCs/>
        </w:rPr>
        <w:t xml:space="preserve">los editores de </w:t>
      </w:r>
      <w:proofErr w:type="gramStart"/>
      <w:r w:rsidRPr="003A5F3E">
        <w:rPr>
          <w:b/>
          <w:bCs/>
        </w:rPr>
        <w:t>código</w:t>
      </w:r>
      <w:r w:rsidRPr="003A5F3E">
        <w:t> .</w:t>
      </w:r>
      <w:proofErr w:type="gramEnd"/>
    </w:p>
    <w:p w14:paraId="072FD45F" w14:textId="77777777" w:rsidR="003A5F3E" w:rsidRPr="003A5F3E" w:rsidRDefault="003A5F3E" w:rsidP="003A5F3E">
      <w:r w:rsidRPr="003A5F3E">
        <w:t xml:space="preserve">Los editores de código son programas muy sencillos que requieren poco espacio de almacenamiento y no mucho rendimiento del sistema. El dispositivo y el sistema operativo donde se utiliza básicamente depende de los gustos y necesidades del usuario. Al igual que otros tipos de software, estos programas se clasifican en software propietario, de código abierto (open </w:t>
      </w:r>
      <w:proofErr w:type="spellStart"/>
      <w:r w:rsidRPr="003A5F3E">
        <w:t>source</w:t>
      </w:r>
      <w:proofErr w:type="spellEnd"/>
      <w:r w:rsidRPr="003A5F3E">
        <w:t>) y freeware (libre de pago), esto podría condicionar nuestra elección por uno u otro editor de código.</w:t>
      </w:r>
      <w:r w:rsidRPr="003A5F3E">
        <w:br/>
      </w:r>
      <w:r w:rsidRPr="003A5F3E">
        <w:br/>
      </w:r>
    </w:p>
    <w:p w14:paraId="50F2F436" w14:textId="77777777" w:rsidR="003A5F3E" w:rsidRPr="003A5F3E" w:rsidRDefault="003A5F3E" w:rsidP="003A5F3E">
      <w:r w:rsidRPr="003A5F3E">
        <w:t xml:space="preserve">Existen muchos editores de código, pero aquí sólo nombraremos algunos, </w:t>
      </w:r>
      <w:proofErr w:type="gramStart"/>
      <w:r w:rsidRPr="003A5F3E">
        <w:t>como</w:t>
      </w:r>
      <w:proofErr w:type="gramEnd"/>
      <w:r w:rsidRPr="003A5F3E">
        <w:t xml:space="preserve"> por ejemplo, Visual Studio </w:t>
      </w:r>
      <w:proofErr w:type="spellStart"/>
      <w:r w:rsidRPr="003A5F3E">
        <w:t>Code</w:t>
      </w:r>
      <w:proofErr w:type="spellEnd"/>
      <w:r w:rsidRPr="003A5F3E">
        <w:t xml:space="preserve">, Sublime Text, Notepad + + y </w:t>
      </w:r>
      <w:proofErr w:type="spellStart"/>
      <w:r w:rsidRPr="003A5F3E">
        <w:t>Atom</w:t>
      </w:r>
      <w:proofErr w:type="spellEnd"/>
      <w:r w:rsidRPr="003A5F3E">
        <w:t>, entre otros.</w:t>
      </w:r>
      <w:r w:rsidRPr="003A5F3E">
        <w:rPr>
          <w:b/>
          <w:bCs/>
        </w:rPr>
        <w:t> </w:t>
      </w:r>
    </w:p>
    <w:p w14:paraId="138FA232" w14:textId="77777777" w:rsidR="003A5F3E" w:rsidRPr="003A5F3E" w:rsidRDefault="003A5F3E" w:rsidP="003A5F3E">
      <w:r w:rsidRPr="003A5F3E">
        <w:t xml:space="preserve">Además del editor que puedes descargar y utilizar desde tu computadora, también existen editores en línea. Te vamos a dejar un editor HTML online para que puedas probarlo sin salir del curso y hagas tus experimentos, pero siempre te vamos a recomendar que lo hagas también en tu computadora con el editor que uses. Te dejamos </w:t>
      </w:r>
      <w:proofErr w:type="gramStart"/>
      <w:r w:rsidRPr="003A5F3E">
        <w:t>una imágenes</w:t>
      </w:r>
      <w:proofErr w:type="gramEnd"/>
      <w:r w:rsidRPr="003A5F3E">
        <w:t xml:space="preserve"> con algunos </w:t>
      </w:r>
      <w:proofErr w:type="spellStart"/>
      <w:r w:rsidRPr="003A5F3E">
        <w:t>tips</w:t>
      </w:r>
      <w:proofErr w:type="spellEnd"/>
      <w:r w:rsidRPr="003A5F3E">
        <w:t xml:space="preserve"> para que lo conozcas, puedes obtener más información en  </w:t>
      </w:r>
      <w:hyperlink r:id="rId11" w:tgtFrame="_blank" w:history="1">
        <w:r w:rsidRPr="003A5F3E">
          <w:rPr>
            <w:rStyle w:val="Hipervnculo"/>
          </w:rPr>
          <w:t>este link</w:t>
        </w:r>
      </w:hyperlink>
      <w:r w:rsidRPr="003A5F3E">
        <w:t> . </w:t>
      </w:r>
      <w:r w:rsidRPr="003A5F3E">
        <w:rPr>
          <w:b/>
          <w:bCs/>
        </w:rPr>
        <w:t> </w:t>
      </w:r>
    </w:p>
    <w:p w14:paraId="084E2532" w14:textId="77777777" w:rsidR="003A5F3E" w:rsidRPr="003A5F3E" w:rsidRDefault="003A5F3E" w:rsidP="003A5F3E">
      <w:r w:rsidRPr="003A5F3E">
        <w:t xml:space="preserve">Nosotros nos centraremos y utilizaremos para los ejemplos del editor de código a Visual Studio </w:t>
      </w:r>
      <w:proofErr w:type="spellStart"/>
      <w:r w:rsidRPr="003A5F3E">
        <w:t>Code</w:t>
      </w:r>
      <w:proofErr w:type="spellEnd"/>
      <w:r w:rsidRPr="003A5F3E">
        <w:t xml:space="preserve">. Este editor de código es gratuito, estable, open </w:t>
      </w:r>
      <w:proofErr w:type="spellStart"/>
      <w:r w:rsidRPr="003A5F3E">
        <w:t>source</w:t>
      </w:r>
      <w:proofErr w:type="spellEnd"/>
      <w:r w:rsidRPr="003A5F3E">
        <w:t xml:space="preserve">, robusto y posee una buena velocidad de trabajo. Estas son algunas de las principales características de Visual Studio </w:t>
      </w:r>
      <w:proofErr w:type="spellStart"/>
      <w:r w:rsidRPr="003A5F3E">
        <w:t>Code</w:t>
      </w:r>
      <w:proofErr w:type="spellEnd"/>
      <w:r w:rsidRPr="003A5F3E">
        <w:t xml:space="preserve"> que es desarrollado y mantenido por Microsoft. A </w:t>
      </w:r>
      <w:proofErr w:type="gramStart"/>
      <w:r w:rsidRPr="003A5F3E">
        <w:t>continuación</w:t>
      </w:r>
      <w:proofErr w:type="gramEnd"/>
      <w:r w:rsidRPr="003A5F3E">
        <w:t xml:space="preserve"> veremos brevemente cómo instalarlo:</w:t>
      </w:r>
    </w:p>
    <w:p w14:paraId="38F59827" w14:textId="77777777" w:rsidR="003A5F3E" w:rsidRPr="003A5F3E" w:rsidRDefault="003A5F3E" w:rsidP="003A5F3E">
      <w:r w:rsidRPr="003A5F3E">
        <w:t>1.- Desde la </w:t>
      </w:r>
      <w:hyperlink r:id="rId12" w:tgtFrame="_blank" w:history="1">
        <w:r w:rsidRPr="003A5F3E">
          <w:rPr>
            <w:rStyle w:val="Hipervnculo"/>
          </w:rPr>
          <w:t xml:space="preserve">página oficial de Visual Studio </w:t>
        </w:r>
        <w:proofErr w:type="spellStart"/>
        <w:r w:rsidRPr="003A5F3E">
          <w:rPr>
            <w:rStyle w:val="Hipervnculo"/>
          </w:rPr>
          <w:t>Code</w:t>
        </w:r>
        <w:proofErr w:type="spellEnd"/>
      </w:hyperlink>
      <w:r w:rsidRPr="003A5F3E">
        <w:t> , descargaremos el archivo para la instalación según el sistema operativo que utilicemos. En este caso mostraremos cómo hacerlo en Windows. </w:t>
      </w:r>
    </w:p>
    <w:p w14:paraId="0DBE8E9C" w14:textId="425B6D6C" w:rsidR="00695EFE" w:rsidRDefault="003A5F3E" w:rsidP="00410421">
      <w:pPr>
        <w:jc w:val="center"/>
      </w:pPr>
      <w:r w:rsidRPr="003A5F3E">
        <w:lastRenderedPageBreak/>
        <w:br/>
      </w:r>
      <w:r w:rsidR="00410421">
        <w:rPr>
          <w:noProof/>
        </w:rPr>
        <w:drawing>
          <wp:inline distT="0" distB="0" distL="0" distR="0" wp14:anchorId="5F5C0005" wp14:editId="6779AFD5">
            <wp:extent cx="3105150" cy="3543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3543300"/>
                    </a:xfrm>
                    <a:prstGeom prst="rect">
                      <a:avLst/>
                    </a:prstGeom>
                  </pic:spPr>
                </pic:pic>
              </a:graphicData>
            </a:graphic>
          </wp:inline>
        </w:drawing>
      </w:r>
    </w:p>
    <w:p w14:paraId="4881A96B" w14:textId="7B7018B9" w:rsidR="00410421" w:rsidRDefault="00A76EBF" w:rsidP="00410421">
      <w:r w:rsidRPr="00A76EBF">
        <w:t>2.- Una vez descargado el archivo, hacemos clic en la barra inferior a la izquierda, donde se descargó el archivo .exe y ejecutamos el mismo. </w:t>
      </w:r>
    </w:p>
    <w:p w14:paraId="167159A9" w14:textId="134032F8" w:rsidR="00A76EBF" w:rsidRDefault="00A76EBF" w:rsidP="00A76EBF">
      <w:pPr>
        <w:jc w:val="center"/>
      </w:pPr>
      <w:r>
        <w:rPr>
          <w:noProof/>
        </w:rPr>
        <w:drawing>
          <wp:inline distT="0" distB="0" distL="0" distR="0" wp14:anchorId="17A9A5D7" wp14:editId="624BDBE8">
            <wp:extent cx="4010025" cy="704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704850"/>
                    </a:xfrm>
                    <a:prstGeom prst="rect">
                      <a:avLst/>
                    </a:prstGeom>
                  </pic:spPr>
                </pic:pic>
              </a:graphicData>
            </a:graphic>
          </wp:inline>
        </w:drawing>
      </w:r>
    </w:p>
    <w:p w14:paraId="7841ADF4" w14:textId="77777777" w:rsidR="000448AF" w:rsidRPr="000448AF" w:rsidRDefault="000448AF" w:rsidP="000448AF">
      <w:r w:rsidRPr="000448AF">
        <w:t>3.- Se abrirá un cuadro de diálogo y procederemos a la instalación hasta llegar a la finalización de la misma.</w:t>
      </w:r>
    </w:p>
    <w:p w14:paraId="0ABB637A" w14:textId="77777777" w:rsidR="000448AF" w:rsidRPr="000448AF" w:rsidRDefault="000448AF" w:rsidP="000448AF">
      <w:r w:rsidRPr="000448AF">
        <w:t>4.- Luego, una vez instalado procederemos a abrir la aplicación:</w:t>
      </w:r>
    </w:p>
    <w:p w14:paraId="20F005D9" w14:textId="7A116590" w:rsidR="00A76EBF" w:rsidRDefault="000448AF" w:rsidP="000448AF">
      <w:pPr>
        <w:jc w:val="center"/>
      </w:pPr>
      <w:r>
        <w:rPr>
          <w:noProof/>
        </w:rPr>
        <w:drawing>
          <wp:inline distT="0" distB="0" distL="0" distR="0" wp14:anchorId="77818F6D" wp14:editId="40683DA3">
            <wp:extent cx="5943600" cy="338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1375"/>
                    </a:xfrm>
                    <a:prstGeom prst="rect">
                      <a:avLst/>
                    </a:prstGeom>
                  </pic:spPr>
                </pic:pic>
              </a:graphicData>
            </a:graphic>
          </wp:inline>
        </w:drawing>
      </w:r>
    </w:p>
    <w:p w14:paraId="08722CDE" w14:textId="2B46D90F" w:rsidR="000448AF" w:rsidRDefault="000448AF" w:rsidP="000448AF">
      <w:r w:rsidRPr="000448AF">
        <w:t>Podemos hacer clic en extensiones del menú lateral izquierdo, para agregar las extensiones que sean de nuestro agrado y nos ayuden como complemento a la hora de escribir o editar código.</w:t>
      </w:r>
    </w:p>
    <w:p w14:paraId="5801CF91" w14:textId="040A7F4B" w:rsidR="000448AF" w:rsidRDefault="009C2F7B" w:rsidP="000448AF">
      <w:pPr>
        <w:jc w:val="center"/>
      </w:pPr>
      <w:r>
        <w:rPr>
          <w:noProof/>
        </w:rPr>
        <w:drawing>
          <wp:inline distT="0" distB="0" distL="0" distR="0" wp14:anchorId="1D765365" wp14:editId="5F6A173E">
            <wp:extent cx="2076450" cy="828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828675"/>
                    </a:xfrm>
                    <a:prstGeom prst="rect">
                      <a:avLst/>
                    </a:prstGeom>
                  </pic:spPr>
                </pic:pic>
              </a:graphicData>
            </a:graphic>
          </wp:inline>
        </w:drawing>
      </w:r>
    </w:p>
    <w:p w14:paraId="21C20497" w14:textId="5E03E7E4" w:rsidR="009C2F7B" w:rsidRDefault="009C2F7B" w:rsidP="009C2F7B">
      <w:r w:rsidRPr="009C2F7B">
        <w:t>Por ejemplo, podremos instalar las siguientes extensiones:</w:t>
      </w:r>
    </w:p>
    <w:p w14:paraId="56E3FF07" w14:textId="0269EEEE" w:rsidR="009C2F7B" w:rsidRDefault="00D227CB" w:rsidP="009C2F7B">
      <w:pPr>
        <w:jc w:val="center"/>
      </w:pPr>
      <w:r>
        <w:rPr>
          <w:noProof/>
        </w:rPr>
        <w:lastRenderedPageBreak/>
        <w:drawing>
          <wp:inline distT="0" distB="0" distL="0" distR="0" wp14:anchorId="73B5624F" wp14:editId="10896810">
            <wp:extent cx="5667375" cy="4191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4191000"/>
                    </a:xfrm>
                    <a:prstGeom prst="rect">
                      <a:avLst/>
                    </a:prstGeom>
                  </pic:spPr>
                </pic:pic>
              </a:graphicData>
            </a:graphic>
          </wp:inline>
        </w:drawing>
      </w:r>
    </w:p>
    <w:p w14:paraId="1081D413" w14:textId="77777777" w:rsidR="00D227CB" w:rsidRPr="00D227CB" w:rsidRDefault="00D227CB" w:rsidP="00D227CB">
      <w:r w:rsidRPr="00D227CB">
        <w:t>Haciendo </w:t>
      </w:r>
      <w:hyperlink r:id="rId18" w:tgtFrame="_blank" w:history="1">
        <w:r w:rsidRPr="00D227CB">
          <w:rPr>
            <w:rStyle w:val="Hipervnculo"/>
          </w:rPr>
          <w:t>clic aquí</w:t>
        </w:r>
      </w:hyperlink>
      <w:r w:rsidRPr="00D227CB">
        <w:t> podrás obtener más información de éste y otros editores de código. </w:t>
      </w:r>
    </w:p>
    <w:p w14:paraId="5FB1849D" w14:textId="77777777" w:rsidR="00D227CB" w:rsidRPr="00D227CB" w:rsidRDefault="00D227CB" w:rsidP="00D227CB">
      <w:r w:rsidRPr="00D227CB">
        <w:t>Ahora, una vez instalado el editor de código, continuamos con el desarrollo del aprendizaje de HTML.</w:t>
      </w:r>
    </w:p>
    <w:p w14:paraId="34FFCE05" w14:textId="05652F7C" w:rsidR="00D227CB" w:rsidRDefault="00D227CB" w:rsidP="00D227CB"/>
    <w:p w14:paraId="35B30F0B" w14:textId="77777777" w:rsidR="00B64084" w:rsidRPr="00B64084" w:rsidRDefault="00B64084" w:rsidP="00B64084">
      <w:pPr>
        <w:rPr>
          <w:u w:val="single"/>
        </w:rPr>
      </w:pPr>
      <w:r w:rsidRPr="00B64084">
        <w:rPr>
          <w:u w:val="single"/>
        </w:rPr>
        <w:t>Estructura documento HTML</w:t>
      </w:r>
    </w:p>
    <w:p w14:paraId="3154DF35" w14:textId="77777777" w:rsidR="00B64084" w:rsidRPr="00B64084" w:rsidRDefault="00B64084" w:rsidP="00B64084">
      <w:r w:rsidRPr="00B64084">
        <w:rPr>
          <w:b/>
          <w:bCs/>
        </w:rPr>
        <w:t>Estructura básica de una página HTML</w:t>
      </w:r>
    </w:p>
    <w:p w14:paraId="2003AF4D" w14:textId="77777777" w:rsidR="00B64084" w:rsidRPr="00B64084" w:rsidRDefault="00B64084" w:rsidP="00B64084">
      <w:r w:rsidRPr="00B64084">
        <w:t>La siguiente figura es una visualización abstracta de la estructura de una página HTML. En ella podemos observar lo que representa cada etiqueta y el contenido de texto que mostraría cada elemento. También podemos visualizar mejor la analogía con la estructura de cajas de cartón. Podríamos decir con exactitud que la caja &lt;</w:t>
      </w:r>
      <w:proofErr w:type="spellStart"/>
      <w:r w:rsidRPr="00B64084">
        <w:t>html</w:t>
      </w:r>
      <w:proofErr w:type="spellEnd"/>
      <w:r w:rsidRPr="00B64084">
        <w:t>&gt; contiene en su totalidad al resto de las cajas.</w:t>
      </w:r>
    </w:p>
    <w:p w14:paraId="15DB499E" w14:textId="36B0A212" w:rsidR="00D227CB" w:rsidRDefault="00B64084" w:rsidP="00B64084">
      <w:pPr>
        <w:jc w:val="center"/>
      </w:pPr>
      <w:r>
        <w:rPr>
          <w:noProof/>
        </w:rPr>
        <w:drawing>
          <wp:inline distT="0" distB="0" distL="0" distR="0" wp14:anchorId="7EC514ED" wp14:editId="32606287">
            <wp:extent cx="6858000" cy="3895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95725"/>
                    </a:xfrm>
                    <a:prstGeom prst="rect">
                      <a:avLst/>
                    </a:prstGeom>
                  </pic:spPr>
                </pic:pic>
              </a:graphicData>
            </a:graphic>
          </wp:inline>
        </w:drawing>
      </w:r>
    </w:p>
    <w:p w14:paraId="21AE41EE" w14:textId="77777777" w:rsidR="00B64084" w:rsidRPr="00B64084" w:rsidRDefault="00B64084" w:rsidP="00B64084">
      <w:r w:rsidRPr="00B64084">
        <w:t>Te dejamos una  </w:t>
      </w:r>
      <w:hyperlink r:id="rId20" w:history="1">
        <w:r w:rsidRPr="00B64084">
          <w:rPr>
            <w:rStyle w:val="Hipervnculo"/>
          </w:rPr>
          <w:t>Referencia de Elementos HTML - HTML: Lenguaje de etiquetas de hipertexto | MDN (mozilla.org)</w:t>
        </w:r>
      </w:hyperlink>
      <w:r w:rsidRPr="00B64084">
        <w:t>  para que puedas explorar.</w:t>
      </w:r>
    </w:p>
    <w:p w14:paraId="35240700" w14:textId="77777777" w:rsidR="00B64084" w:rsidRPr="00B64084" w:rsidRDefault="00B64084" w:rsidP="00B64084">
      <w:r w:rsidRPr="00B64084">
        <w:t>Ahora veamos esa estructura escrita en el código:</w:t>
      </w:r>
    </w:p>
    <w:p w14:paraId="31465BE4" w14:textId="24EE4683" w:rsidR="00B64084" w:rsidRDefault="00B02478" w:rsidP="00B64084">
      <w:pPr>
        <w:jc w:val="center"/>
      </w:pPr>
      <w:r>
        <w:rPr>
          <w:noProof/>
        </w:rPr>
        <w:lastRenderedPageBreak/>
        <w:drawing>
          <wp:inline distT="0" distB="0" distL="0" distR="0" wp14:anchorId="2220BA5D" wp14:editId="5C9A424C">
            <wp:extent cx="5162550" cy="2733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2733675"/>
                    </a:xfrm>
                    <a:prstGeom prst="rect">
                      <a:avLst/>
                    </a:prstGeom>
                  </pic:spPr>
                </pic:pic>
              </a:graphicData>
            </a:graphic>
          </wp:inline>
        </w:drawing>
      </w:r>
    </w:p>
    <w:p w14:paraId="30D7123D" w14:textId="77777777" w:rsidR="00B02478" w:rsidRPr="00B02478" w:rsidRDefault="00B02478" w:rsidP="00B02478">
      <w:r w:rsidRPr="00B02478">
        <w:t>Observamos:</w:t>
      </w:r>
    </w:p>
    <w:p w14:paraId="45E37185" w14:textId="77777777" w:rsidR="00B02478" w:rsidRPr="00B02478" w:rsidRDefault="00B02478" w:rsidP="00B02478">
      <w:pPr>
        <w:numPr>
          <w:ilvl w:val="0"/>
          <w:numId w:val="4"/>
        </w:numPr>
      </w:pPr>
      <w:r w:rsidRPr="00B02478">
        <w:rPr>
          <w:b/>
          <w:bCs/>
        </w:rPr>
        <w:t xml:space="preserve">&lt;! DOCTYPE </w:t>
      </w:r>
      <w:proofErr w:type="spellStart"/>
      <w:r w:rsidRPr="00B02478">
        <w:rPr>
          <w:b/>
          <w:bCs/>
        </w:rPr>
        <w:t>html</w:t>
      </w:r>
      <w:proofErr w:type="spellEnd"/>
      <w:proofErr w:type="gramStart"/>
      <w:r w:rsidRPr="00B02478">
        <w:rPr>
          <w:b/>
          <w:bCs/>
        </w:rPr>
        <w:t>&gt;</w:t>
      </w:r>
      <w:r w:rsidRPr="00B02478">
        <w:t>  -</w:t>
      </w:r>
      <w:proofErr w:type="gramEnd"/>
      <w:r w:rsidRPr="00B02478">
        <w:t xml:space="preserve"> el tipo de documento. Es un preámbulo requerido. Anteriormente, cuando HTML era joven (cerca de 1991/2), los tipos de documentos actuaban como vínculos a un conjunto de reglas que el código HTML de la página debía seguir para ser considerado bueno, lo que podía significar la verificación automática de errores y algunas otras cosas de utilidad. Sin embargo, hoy día es simplemente un artefacto antiguo que a nadie le importa, pero que debe ser incluido para que todo funcione correctamente. </w:t>
      </w:r>
    </w:p>
    <w:p w14:paraId="4186E078" w14:textId="77777777" w:rsidR="00B02478" w:rsidRPr="00B02478" w:rsidRDefault="00B02478" w:rsidP="00B02478">
      <w:pPr>
        <w:numPr>
          <w:ilvl w:val="0"/>
          <w:numId w:val="4"/>
        </w:numPr>
      </w:pPr>
    </w:p>
    <w:p w14:paraId="6E5E3DAC" w14:textId="77777777" w:rsidR="00B02478" w:rsidRPr="00B02478" w:rsidRDefault="00B02478" w:rsidP="00B02478">
      <w:pPr>
        <w:numPr>
          <w:ilvl w:val="0"/>
          <w:numId w:val="4"/>
        </w:numPr>
      </w:pPr>
      <w:r w:rsidRPr="00B02478">
        <w:rPr>
          <w:b/>
          <w:bCs/>
        </w:rPr>
        <w:t>&lt;</w:t>
      </w:r>
      <w:proofErr w:type="spellStart"/>
      <w:r w:rsidRPr="00B02478">
        <w:rPr>
          <w:b/>
          <w:bCs/>
        </w:rPr>
        <w:t>html</w:t>
      </w:r>
      <w:proofErr w:type="spellEnd"/>
      <w:r w:rsidRPr="00B02478">
        <w:rPr>
          <w:b/>
          <w:bCs/>
        </w:rPr>
        <w:t xml:space="preserve">&gt; &lt;/ </w:t>
      </w:r>
      <w:proofErr w:type="spellStart"/>
      <w:r w:rsidRPr="00B02478">
        <w:rPr>
          <w:b/>
          <w:bCs/>
        </w:rPr>
        <w:t>html</w:t>
      </w:r>
      <w:proofErr w:type="spellEnd"/>
      <w:r w:rsidRPr="00B02478">
        <w:t> &gt; - el elemento &lt;</w:t>
      </w:r>
      <w:proofErr w:type="spellStart"/>
      <w:r w:rsidRPr="00B02478">
        <w:t>html</w:t>
      </w:r>
      <w:proofErr w:type="spellEnd"/>
      <w:r w:rsidRPr="00B02478">
        <w:t>&gt;. Este elemento encierra todo el contenido de la página entera y, a veces, se conoce como el elemento raíz.</w:t>
      </w:r>
    </w:p>
    <w:p w14:paraId="3070E6C6" w14:textId="77777777" w:rsidR="00B02478" w:rsidRPr="00B02478" w:rsidRDefault="00B02478" w:rsidP="00B02478">
      <w:pPr>
        <w:numPr>
          <w:ilvl w:val="0"/>
          <w:numId w:val="4"/>
        </w:numPr>
      </w:pPr>
    </w:p>
    <w:p w14:paraId="7651F3FF" w14:textId="77777777" w:rsidR="00B02478" w:rsidRPr="00B02478" w:rsidRDefault="00B02478" w:rsidP="00B02478">
      <w:pPr>
        <w:numPr>
          <w:ilvl w:val="0"/>
          <w:numId w:val="4"/>
        </w:numPr>
      </w:pPr>
      <w:r w:rsidRPr="00B02478">
        <w:rPr>
          <w:b/>
          <w:bCs/>
        </w:rPr>
        <w:t>&lt;head&gt; &lt;/head</w:t>
      </w:r>
      <w:proofErr w:type="gramStart"/>
      <w:r w:rsidRPr="00B02478">
        <w:rPr>
          <w:b/>
          <w:bCs/>
        </w:rPr>
        <w:t>&gt;</w:t>
      </w:r>
      <w:r w:rsidRPr="00B02478">
        <w:t>  -</w:t>
      </w:r>
      <w:proofErr w:type="gramEnd"/>
      <w:r w:rsidRPr="00B02478">
        <w:t xml:space="preserve"> el elemento &lt;head&gt;. Este elemento actúa como un contenedor de todo aquello que desea incluir en la página HTML que no es contenido visible por los visitantes de la página. Incluye cosas como palabras clave (</w:t>
      </w:r>
      <w:proofErr w:type="spellStart"/>
      <w:r w:rsidRPr="00B02478">
        <w:t>keywords</w:t>
      </w:r>
      <w:proofErr w:type="spellEnd"/>
      <w:r w:rsidRPr="00B02478">
        <w:t>), una descripción de la página que quieres que aparezca en resultados de búsquedas, código CSS para dar estilo al contenido, declaraciones del juego de caracteres, etc.</w:t>
      </w:r>
    </w:p>
    <w:p w14:paraId="410A7513" w14:textId="77777777" w:rsidR="00B02478" w:rsidRPr="00B02478" w:rsidRDefault="00B02478" w:rsidP="00B02478">
      <w:pPr>
        <w:numPr>
          <w:ilvl w:val="0"/>
          <w:numId w:val="4"/>
        </w:numPr>
      </w:pPr>
    </w:p>
    <w:p w14:paraId="493A220F" w14:textId="77777777" w:rsidR="00B02478" w:rsidRPr="00B02478" w:rsidRDefault="00B02478" w:rsidP="00B02478">
      <w:pPr>
        <w:numPr>
          <w:ilvl w:val="0"/>
          <w:numId w:val="4"/>
        </w:numPr>
      </w:pPr>
      <w:r w:rsidRPr="00B02478">
        <w:rPr>
          <w:b/>
          <w:bCs/>
        </w:rPr>
        <w:t xml:space="preserve">&lt;meta </w:t>
      </w:r>
      <w:proofErr w:type="spellStart"/>
      <w:r w:rsidRPr="00B02478">
        <w:rPr>
          <w:b/>
          <w:bCs/>
        </w:rPr>
        <w:t>charset</w:t>
      </w:r>
      <w:proofErr w:type="spellEnd"/>
      <w:r w:rsidRPr="00B02478">
        <w:rPr>
          <w:b/>
          <w:bCs/>
        </w:rPr>
        <w:t xml:space="preserve"> = "utf-8"</w:t>
      </w:r>
      <w:proofErr w:type="gramStart"/>
      <w:r w:rsidRPr="00B02478">
        <w:rPr>
          <w:b/>
          <w:bCs/>
        </w:rPr>
        <w:t>&gt;</w:t>
      </w:r>
      <w:r w:rsidRPr="00B02478">
        <w:t>  -</w:t>
      </w:r>
      <w:proofErr w:type="gramEnd"/>
      <w:r w:rsidRPr="00B02478">
        <w:t xml:space="preserve"> &lt;meta&gt;. Este elemento establece el juego de caracteres que tu documento usará en utf-8, que incluye casi todos los caracteres de todos los idiomas humanos. Básicamente, puede manejar cualquier contenido de texto que pueda incluir. No hay razón para no establecerlo, y puede evitar problemas en el futuro.</w:t>
      </w:r>
    </w:p>
    <w:p w14:paraId="56397037" w14:textId="77777777" w:rsidR="00B02478" w:rsidRPr="00B02478" w:rsidRDefault="00B02478" w:rsidP="00B02478">
      <w:pPr>
        <w:numPr>
          <w:ilvl w:val="0"/>
          <w:numId w:val="4"/>
        </w:numPr>
      </w:pPr>
    </w:p>
    <w:p w14:paraId="7492D4DB" w14:textId="77777777" w:rsidR="00B02478" w:rsidRPr="00B02478" w:rsidRDefault="00B02478" w:rsidP="00B02478">
      <w:pPr>
        <w:numPr>
          <w:ilvl w:val="0"/>
          <w:numId w:val="4"/>
        </w:numPr>
      </w:pPr>
      <w:r w:rsidRPr="00B02478">
        <w:rPr>
          <w:b/>
          <w:bCs/>
        </w:rPr>
        <w:t>&lt;</w:t>
      </w:r>
      <w:proofErr w:type="spellStart"/>
      <w:r w:rsidRPr="00B02478">
        <w:rPr>
          <w:b/>
          <w:bCs/>
        </w:rPr>
        <w:t>title</w:t>
      </w:r>
      <w:proofErr w:type="spellEnd"/>
      <w:r w:rsidRPr="00B02478">
        <w:rPr>
          <w:b/>
          <w:bCs/>
        </w:rPr>
        <w:t xml:space="preserve">&gt; &lt;/ </w:t>
      </w:r>
      <w:proofErr w:type="spellStart"/>
      <w:r w:rsidRPr="00B02478">
        <w:rPr>
          <w:b/>
          <w:bCs/>
        </w:rPr>
        <w:t>title</w:t>
      </w:r>
      <w:proofErr w:type="spellEnd"/>
      <w:r w:rsidRPr="00B02478">
        <w:rPr>
          <w:b/>
          <w:bCs/>
        </w:rPr>
        <w:t> </w:t>
      </w:r>
      <w:proofErr w:type="gramStart"/>
      <w:r w:rsidRPr="00B02478">
        <w:rPr>
          <w:b/>
          <w:bCs/>
        </w:rPr>
        <w:t>&gt; </w:t>
      </w:r>
      <w:r w:rsidRPr="00B02478">
        <w:t> -</w:t>
      </w:r>
      <w:proofErr w:type="gramEnd"/>
      <w:r w:rsidRPr="00B02478">
        <w:t xml:space="preserve"> el elemento &lt;</w:t>
      </w:r>
      <w:proofErr w:type="spellStart"/>
      <w:r w:rsidRPr="00B02478">
        <w:t>title</w:t>
      </w:r>
      <w:proofErr w:type="spellEnd"/>
      <w:r w:rsidRPr="00B02478">
        <w:t>&gt; establece el título de tu página, que es el título que aparece en la pestaña o en la barra de título del navegador cuando la página es cargada, y se usa para describir la página cuando es añadida a los marcadores o como favorita.</w:t>
      </w:r>
    </w:p>
    <w:p w14:paraId="3FFCBE75" w14:textId="77777777" w:rsidR="00B02478" w:rsidRPr="00B02478" w:rsidRDefault="00B02478" w:rsidP="00B02478">
      <w:pPr>
        <w:numPr>
          <w:ilvl w:val="0"/>
          <w:numId w:val="4"/>
        </w:numPr>
      </w:pPr>
    </w:p>
    <w:p w14:paraId="5E2373BB" w14:textId="77777777" w:rsidR="00B02478" w:rsidRPr="00B02478" w:rsidRDefault="00B02478" w:rsidP="00B02478">
      <w:pPr>
        <w:numPr>
          <w:ilvl w:val="0"/>
          <w:numId w:val="4"/>
        </w:numPr>
      </w:pPr>
      <w:r w:rsidRPr="00B02478">
        <w:rPr>
          <w:b/>
          <w:bCs/>
        </w:rPr>
        <w:t>&lt;</w:t>
      </w:r>
      <w:proofErr w:type="spellStart"/>
      <w:r w:rsidRPr="00B02478">
        <w:rPr>
          <w:b/>
          <w:bCs/>
        </w:rPr>
        <w:t>body</w:t>
      </w:r>
      <w:proofErr w:type="spellEnd"/>
      <w:r w:rsidRPr="00B02478">
        <w:rPr>
          <w:b/>
          <w:bCs/>
        </w:rPr>
        <w:t>&gt; &lt;/</w:t>
      </w:r>
      <w:proofErr w:type="spellStart"/>
      <w:r w:rsidRPr="00B02478">
        <w:rPr>
          <w:b/>
          <w:bCs/>
        </w:rPr>
        <w:t>body</w:t>
      </w:r>
      <w:proofErr w:type="spellEnd"/>
      <w:proofErr w:type="gramStart"/>
      <w:r w:rsidRPr="00B02478">
        <w:rPr>
          <w:b/>
          <w:bCs/>
        </w:rPr>
        <w:t>&gt;</w:t>
      </w:r>
      <w:r w:rsidRPr="00B02478">
        <w:t>  -</w:t>
      </w:r>
      <w:proofErr w:type="gramEnd"/>
      <w:r w:rsidRPr="00B02478">
        <w:t xml:space="preserve"> el elemento &lt;</w:t>
      </w:r>
      <w:proofErr w:type="spellStart"/>
      <w:r w:rsidRPr="00B02478">
        <w:t>body</w:t>
      </w:r>
      <w:proofErr w:type="spellEnd"/>
      <w:r w:rsidRPr="00B02478">
        <w:t>&gt;. Encierra todo el contenido que deseas mostrar a los usuarios web que visitan tu página, ya sea texto, imágenes, videos, juegos, pistas de audio reproducibles, y demás.</w:t>
      </w:r>
    </w:p>
    <w:p w14:paraId="111BB5FC" w14:textId="77777777" w:rsidR="00B02478" w:rsidRPr="00B02478" w:rsidRDefault="00B02478" w:rsidP="00B02478">
      <w:pPr>
        <w:numPr>
          <w:ilvl w:val="0"/>
          <w:numId w:val="4"/>
        </w:numPr>
      </w:pPr>
    </w:p>
    <w:p w14:paraId="6F215159" w14:textId="77777777" w:rsidR="00B02478" w:rsidRPr="00B02478" w:rsidRDefault="00B02478" w:rsidP="00B02478">
      <w:pPr>
        <w:numPr>
          <w:ilvl w:val="0"/>
          <w:numId w:val="4"/>
        </w:numPr>
      </w:pPr>
      <w:r w:rsidRPr="00B02478">
        <w:rPr>
          <w:b/>
          <w:bCs/>
        </w:rPr>
        <w:t>&lt;h1</w:t>
      </w:r>
      <w:proofErr w:type="gramStart"/>
      <w:r w:rsidRPr="00B02478">
        <w:rPr>
          <w:b/>
          <w:bCs/>
        </w:rPr>
        <w:t>&gt;,…</w:t>
      </w:r>
      <w:proofErr w:type="gramEnd"/>
      <w:r w:rsidRPr="00B02478">
        <w:rPr>
          <w:b/>
          <w:bCs/>
        </w:rPr>
        <w:t>, &lt;h6&gt;</w:t>
      </w:r>
      <w:r w:rsidRPr="00B02478">
        <w:t>  Los elementos de encabezado implementan seis niveles de encabezado del documento, &lt;h1&gt; es el más importante, y &lt;h6&gt;, el menos importante. Un elemento de encabezado describe brevemente el tema de la sección que presenta. La información de encabezado puede ser usada por los agentes usuarios, por ejemplo, para construir una tabla de contenidos para un documento automáticamente. Sus etiquetas son &lt;h1</w:t>
      </w:r>
      <w:proofErr w:type="gramStart"/>
      <w:r w:rsidRPr="00B02478">
        <w:t>&gt;,…</w:t>
      </w:r>
      <w:proofErr w:type="gramEnd"/>
      <w:r w:rsidRPr="00B02478">
        <w:t>, &lt;h6&gt; y &lt;/h1&gt;,…, &lt;/h6&gt;.</w:t>
      </w:r>
    </w:p>
    <w:p w14:paraId="6C3AA423" w14:textId="77777777" w:rsidR="00B02478" w:rsidRPr="00B02478" w:rsidRDefault="00B02478" w:rsidP="00B02478">
      <w:pPr>
        <w:numPr>
          <w:ilvl w:val="0"/>
          <w:numId w:val="4"/>
        </w:numPr>
      </w:pPr>
    </w:p>
    <w:p w14:paraId="20B7C6A2" w14:textId="77777777" w:rsidR="00B02478" w:rsidRPr="00B02478" w:rsidRDefault="00B02478" w:rsidP="00B02478">
      <w:pPr>
        <w:numPr>
          <w:ilvl w:val="0"/>
          <w:numId w:val="4"/>
        </w:numPr>
      </w:pPr>
      <w:r w:rsidRPr="00B02478">
        <w:rPr>
          <w:b/>
          <w:bCs/>
        </w:rPr>
        <w:t>&lt;p</w:t>
      </w:r>
      <w:proofErr w:type="gramStart"/>
      <w:r w:rsidRPr="00B02478">
        <w:rPr>
          <w:b/>
          <w:bCs/>
        </w:rPr>
        <w:t>&gt;</w:t>
      </w:r>
      <w:r w:rsidRPr="00B02478">
        <w:t>  El</w:t>
      </w:r>
      <w:proofErr w:type="gramEnd"/>
      <w:r w:rsidRPr="00B02478">
        <w:t xml:space="preserve"> elemento &lt;p&gt; (párrafo) es apropiado para distribuir el texto en párrafos. Sus etiquetas son &lt;p&gt; y &lt;/p&gt;.</w:t>
      </w:r>
    </w:p>
    <w:p w14:paraId="454BE854" w14:textId="77777777" w:rsidR="00B02478" w:rsidRPr="00B02478" w:rsidRDefault="00B02478" w:rsidP="00B02478">
      <w:pPr>
        <w:numPr>
          <w:ilvl w:val="0"/>
          <w:numId w:val="4"/>
        </w:numPr>
      </w:pPr>
    </w:p>
    <w:p w14:paraId="0C1CB031" w14:textId="77777777" w:rsidR="00B02478" w:rsidRPr="00B02478" w:rsidRDefault="00B02478" w:rsidP="00B02478">
      <w:pPr>
        <w:numPr>
          <w:ilvl w:val="0"/>
          <w:numId w:val="4"/>
        </w:numPr>
      </w:pPr>
      <w:r w:rsidRPr="00B02478">
        <w:rPr>
          <w:b/>
          <w:bCs/>
        </w:rPr>
        <w:t>&lt;b</w:t>
      </w:r>
      <w:proofErr w:type="gramStart"/>
      <w:r w:rsidRPr="00B02478">
        <w:rPr>
          <w:b/>
          <w:bCs/>
        </w:rPr>
        <w:t>&gt; </w:t>
      </w:r>
      <w:r w:rsidRPr="00B02478">
        <w:t> El</w:t>
      </w:r>
      <w:proofErr w:type="gramEnd"/>
      <w:r w:rsidRPr="00B02478">
        <w:t xml:space="preserve"> elemento HTML &lt;b&gt; indica que el texto debe ser representado con una variable </w:t>
      </w:r>
      <w:proofErr w:type="spellStart"/>
      <w:r w:rsidRPr="00B02478">
        <w:t>bold</w:t>
      </w:r>
      <w:proofErr w:type="spellEnd"/>
      <w:r w:rsidRPr="00B02478">
        <w:t>, o negrita, de la tipografía que se esté usando. Sin darle al texto importancia adicional. Sus etiquetas son &lt;b&gt; y &lt;/b&gt;.</w:t>
      </w:r>
    </w:p>
    <w:p w14:paraId="439FFAD4" w14:textId="77777777" w:rsidR="00B02478" w:rsidRPr="00B02478" w:rsidRDefault="00B02478" w:rsidP="00B02478">
      <w:pPr>
        <w:numPr>
          <w:ilvl w:val="0"/>
          <w:numId w:val="4"/>
        </w:numPr>
      </w:pPr>
    </w:p>
    <w:p w14:paraId="6B66653D" w14:textId="77777777" w:rsidR="00B02478" w:rsidRPr="00B02478" w:rsidRDefault="00B02478" w:rsidP="00B02478">
      <w:pPr>
        <w:numPr>
          <w:ilvl w:val="0"/>
          <w:numId w:val="4"/>
        </w:numPr>
      </w:pPr>
      <w:r w:rsidRPr="00B02478">
        <w:rPr>
          <w:b/>
          <w:bCs/>
        </w:rPr>
        <w:lastRenderedPageBreak/>
        <w:t>&lt;</w:t>
      </w:r>
      <w:proofErr w:type="spellStart"/>
      <w:r w:rsidRPr="00B02478">
        <w:rPr>
          <w:b/>
          <w:bCs/>
        </w:rPr>
        <w:t>strong</w:t>
      </w:r>
      <w:proofErr w:type="spellEnd"/>
      <w:r w:rsidRPr="00B02478">
        <w:rPr>
          <w:b/>
          <w:bCs/>
        </w:rPr>
        <w:t>&gt;</w:t>
      </w:r>
      <w:r w:rsidRPr="00B02478">
        <w:t>   El elemento &lt;</w:t>
      </w:r>
      <w:proofErr w:type="spellStart"/>
      <w:r w:rsidRPr="00B02478">
        <w:t>strong</w:t>
      </w:r>
      <w:proofErr w:type="spellEnd"/>
      <w:r w:rsidRPr="00B02478">
        <w:t>&gt; destaca el texto. Sus etiquetas son &lt;</w:t>
      </w:r>
      <w:proofErr w:type="spellStart"/>
      <w:r w:rsidRPr="00B02478">
        <w:t>strong</w:t>
      </w:r>
      <w:proofErr w:type="spellEnd"/>
      <w:r w:rsidRPr="00B02478">
        <w:t>&gt; y &lt;/</w:t>
      </w:r>
      <w:proofErr w:type="spellStart"/>
      <w:r w:rsidRPr="00B02478">
        <w:t>strong</w:t>
      </w:r>
      <w:proofErr w:type="spellEnd"/>
      <w:r w:rsidRPr="00B02478">
        <w:t>&gt;. El elemento &lt;</w:t>
      </w:r>
      <w:proofErr w:type="spellStart"/>
      <w:r w:rsidRPr="00B02478">
        <w:t>strong</w:t>
      </w:r>
      <w:proofErr w:type="spellEnd"/>
      <w:r w:rsidRPr="00B02478">
        <w:t>&gt; le da al texto más énfasis que el elemento &lt;b&gt;, con una importancia más alta semánticamente.</w:t>
      </w:r>
    </w:p>
    <w:p w14:paraId="5246C746" w14:textId="77777777" w:rsidR="00B02478" w:rsidRPr="00B02478" w:rsidRDefault="00B02478" w:rsidP="00B02478">
      <w:pPr>
        <w:numPr>
          <w:ilvl w:val="0"/>
          <w:numId w:val="4"/>
        </w:numPr>
      </w:pPr>
    </w:p>
    <w:p w14:paraId="0057BAD9" w14:textId="77777777" w:rsidR="00B02478" w:rsidRPr="00B02478" w:rsidRDefault="00B02478" w:rsidP="00B02478">
      <w:pPr>
        <w:numPr>
          <w:ilvl w:val="0"/>
          <w:numId w:val="4"/>
        </w:numPr>
      </w:pPr>
      <w:r w:rsidRPr="00B02478">
        <w:rPr>
          <w:b/>
          <w:bCs/>
        </w:rPr>
        <w:t>&lt;i</w:t>
      </w:r>
      <w:proofErr w:type="gramStart"/>
      <w:r w:rsidRPr="00B02478">
        <w:rPr>
          <w:b/>
          <w:bCs/>
        </w:rPr>
        <w:t>&gt;</w:t>
      </w:r>
      <w:r w:rsidRPr="00B02478">
        <w:t>  El</w:t>
      </w:r>
      <w:proofErr w:type="gramEnd"/>
      <w:r w:rsidRPr="00B02478">
        <w:t xml:space="preserve"> elemento HTML &lt;i&gt; muestra el texto marcado con un estilo en cursiva o itálica. Sus etiquetas son &lt;i&gt; e &lt;/i&gt;.</w:t>
      </w:r>
    </w:p>
    <w:p w14:paraId="40A7D852" w14:textId="77777777" w:rsidR="00B02478" w:rsidRPr="00B02478" w:rsidRDefault="00B02478" w:rsidP="00B02478">
      <w:pPr>
        <w:numPr>
          <w:ilvl w:val="0"/>
          <w:numId w:val="4"/>
        </w:numPr>
      </w:pPr>
    </w:p>
    <w:p w14:paraId="02229231" w14:textId="77777777" w:rsidR="00B02478" w:rsidRPr="00B02478" w:rsidRDefault="00B02478" w:rsidP="00B02478">
      <w:pPr>
        <w:numPr>
          <w:ilvl w:val="0"/>
          <w:numId w:val="4"/>
        </w:numPr>
      </w:pPr>
      <w:r w:rsidRPr="00B02478">
        <w:rPr>
          <w:b/>
          <w:bCs/>
        </w:rPr>
        <w:t>&lt;em&gt;</w:t>
      </w:r>
      <w:r w:rsidRPr="00B02478">
        <w:t>   El elemento HTML &lt;em&gt; es apropiado para marcar con énfasis en el texto. El elemento &lt;em&gt; puede ser anidado, con cada nivel de anidamiento indicando un mayor grado de énfasis. Sus etiquetas son &lt;em&gt; y &lt;/em&gt;.</w:t>
      </w:r>
    </w:p>
    <w:p w14:paraId="034F1FD8" w14:textId="77777777" w:rsidR="00B02478" w:rsidRPr="00B02478" w:rsidRDefault="00B02478" w:rsidP="00B02478">
      <w:pPr>
        <w:numPr>
          <w:ilvl w:val="0"/>
          <w:numId w:val="4"/>
        </w:numPr>
      </w:pPr>
    </w:p>
    <w:p w14:paraId="0D85643C" w14:textId="77777777" w:rsidR="00B02478" w:rsidRPr="00B02478" w:rsidRDefault="00B02478" w:rsidP="00B02478">
      <w:pPr>
        <w:numPr>
          <w:ilvl w:val="0"/>
          <w:numId w:val="4"/>
        </w:numPr>
      </w:pPr>
      <w:r w:rsidRPr="00B02478">
        <w:rPr>
          <w:b/>
          <w:bCs/>
        </w:rPr>
        <w:t>&lt;</w:t>
      </w:r>
      <w:proofErr w:type="spellStart"/>
      <w:r w:rsidRPr="00B02478">
        <w:rPr>
          <w:b/>
          <w:bCs/>
        </w:rPr>
        <w:t>br</w:t>
      </w:r>
      <w:proofErr w:type="spellEnd"/>
      <w:proofErr w:type="gramStart"/>
      <w:r w:rsidRPr="00B02478">
        <w:rPr>
          <w:b/>
          <w:bCs/>
        </w:rPr>
        <w:t>&gt;</w:t>
      </w:r>
      <w:r w:rsidRPr="00B02478">
        <w:t>  El</w:t>
      </w:r>
      <w:proofErr w:type="gramEnd"/>
      <w:r w:rsidRPr="00B02478">
        <w:t xml:space="preserve"> elemento HTML &lt;</w:t>
      </w:r>
      <w:proofErr w:type="spellStart"/>
      <w:r w:rsidRPr="00B02478">
        <w:t>br</w:t>
      </w:r>
      <w:proofErr w:type="spellEnd"/>
      <w:r w:rsidRPr="00B02478">
        <w:t xml:space="preserve">&gt; produce un salto de línea en el texto (retorno de carro). Es útil para escribir un poema o una dirección, donde la división de las líneas es significante.  No lo utilices para incrementar el espacio entre líneas de texto; para ello utiliza la propiedad </w:t>
      </w:r>
      <w:proofErr w:type="spellStart"/>
      <w:r w:rsidRPr="00B02478">
        <w:t>margin</w:t>
      </w:r>
      <w:proofErr w:type="spellEnd"/>
      <w:r w:rsidRPr="00B02478">
        <w:t xml:space="preserve"> de CSS o el elemento &lt;p&gt;.</w:t>
      </w:r>
    </w:p>
    <w:p w14:paraId="51631633" w14:textId="77777777" w:rsidR="00B02478" w:rsidRPr="00B02478" w:rsidRDefault="00B02478" w:rsidP="00B02478">
      <w:pPr>
        <w:numPr>
          <w:ilvl w:val="0"/>
          <w:numId w:val="4"/>
        </w:numPr>
      </w:pPr>
    </w:p>
    <w:p w14:paraId="615794E3" w14:textId="77777777" w:rsidR="00B02478" w:rsidRPr="00B02478" w:rsidRDefault="00B02478" w:rsidP="00B02478">
      <w:pPr>
        <w:numPr>
          <w:ilvl w:val="0"/>
          <w:numId w:val="4"/>
        </w:numPr>
      </w:pPr>
      <w:r w:rsidRPr="00B02478">
        <w:rPr>
          <w:b/>
          <w:bCs/>
        </w:rPr>
        <w:t>&lt;</w:t>
      </w:r>
      <w:proofErr w:type="spellStart"/>
      <w:r w:rsidRPr="00B02478">
        <w:rPr>
          <w:b/>
          <w:bCs/>
        </w:rPr>
        <w:t>li</w:t>
      </w:r>
      <w:proofErr w:type="spellEnd"/>
      <w:proofErr w:type="gramStart"/>
      <w:r w:rsidRPr="00B02478">
        <w:rPr>
          <w:b/>
          <w:bCs/>
        </w:rPr>
        <w:t>&gt;</w:t>
      </w:r>
      <w:r w:rsidRPr="00B02478">
        <w:t>  El</w:t>
      </w:r>
      <w:proofErr w:type="gramEnd"/>
      <w:r w:rsidRPr="00B02478">
        <w:t xml:space="preserve"> elemento HTML &lt;</w:t>
      </w:r>
      <w:proofErr w:type="spellStart"/>
      <w:r w:rsidRPr="00B02478">
        <w:t>li</w:t>
      </w:r>
      <w:proofErr w:type="spellEnd"/>
      <w:r w:rsidRPr="00B02478">
        <w:t>&gt; o elemento de lista declara cada uno de los elementos de una lista. Sus etiquetas son &lt;</w:t>
      </w:r>
      <w:proofErr w:type="spellStart"/>
      <w:r w:rsidRPr="00B02478">
        <w:t>li</w:t>
      </w:r>
      <w:proofErr w:type="spellEnd"/>
      <w:r w:rsidRPr="00B02478">
        <w:t>&gt; e &lt;/</w:t>
      </w:r>
      <w:proofErr w:type="spellStart"/>
      <w:r w:rsidRPr="00B02478">
        <w:t>li</w:t>
      </w:r>
      <w:proofErr w:type="spellEnd"/>
      <w:r w:rsidRPr="00B02478">
        <w:t>&gt;.</w:t>
      </w:r>
    </w:p>
    <w:p w14:paraId="77F7A17A" w14:textId="77777777" w:rsidR="00B02478" w:rsidRPr="00B02478" w:rsidRDefault="00B02478" w:rsidP="00B02478">
      <w:pPr>
        <w:numPr>
          <w:ilvl w:val="0"/>
          <w:numId w:val="4"/>
        </w:numPr>
      </w:pPr>
    </w:p>
    <w:p w14:paraId="71FABD6D" w14:textId="77777777" w:rsidR="00B02478" w:rsidRPr="00B02478" w:rsidRDefault="00B02478" w:rsidP="00B02478">
      <w:pPr>
        <w:numPr>
          <w:ilvl w:val="0"/>
          <w:numId w:val="4"/>
        </w:numPr>
      </w:pPr>
      <w:r w:rsidRPr="00B02478">
        <w:rPr>
          <w:b/>
          <w:bCs/>
        </w:rPr>
        <w:t>&lt;</w:t>
      </w:r>
      <w:proofErr w:type="spellStart"/>
      <w:r w:rsidRPr="00B02478">
        <w:rPr>
          <w:b/>
          <w:bCs/>
        </w:rPr>
        <w:t>ol</w:t>
      </w:r>
      <w:proofErr w:type="spellEnd"/>
      <w:proofErr w:type="gramStart"/>
      <w:r w:rsidRPr="00B02478">
        <w:rPr>
          <w:b/>
          <w:bCs/>
        </w:rPr>
        <w:t>&gt;</w:t>
      </w:r>
      <w:r w:rsidRPr="00B02478">
        <w:t>  El</w:t>
      </w:r>
      <w:proofErr w:type="gramEnd"/>
      <w:r w:rsidRPr="00B02478">
        <w:t xml:space="preserve"> elemento &lt;</w:t>
      </w:r>
      <w:proofErr w:type="spellStart"/>
      <w:r w:rsidRPr="00B02478">
        <w:t>ol</w:t>
      </w:r>
      <w:proofErr w:type="spellEnd"/>
      <w:r w:rsidRPr="00B02478">
        <w:t>&gt; permite definir listas o viñetas ordenadas con numeración o alfabéticamente. Sus etiquetas son &lt;</w:t>
      </w:r>
      <w:proofErr w:type="spellStart"/>
      <w:r w:rsidRPr="00B02478">
        <w:t>ol</w:t>
      </w:r>
      <w:proofErr w:type="spellEnd"/>
      <w:r w:rsidRPr="00B02478">
        <w:t>&gt; y &lt;/</w:t>
      </w:r>
      <w:proofErr w:type="spellStart"/>
      <w:r w:rsidRPr="00B02478">
        <w:t>ol</w:t>
      </w:r>
      <w:proofErr w:type="spellEnd"/>
      <w:r w:rsidRPr="00B02478">
        <w:t>&gt;.</w:t>
      </w:r>
    </w:p>
    <w:p w14:paraId="3B420565" w14:textId="77777777" w:rsidR="00B02478" w:rsidRPr="00B02478" w:rsidRDefault="00B02478" w:rsidP="00B02478">
      <w:pPr>
        <w:numPr>
          <w:ilvl w:val="0"/>
          <w:numId w:val="4"/>
        </w:numPr>
      </w:pPr>
    </w:p>
    <w:p w14:paraId="6ED5C4D6" w14:textId="77777777" w:rsidR="00B02478" w:rsidRPr="00B02478" w:rsidRDefault="00B02478" w:rsidP="00B02478">
      <w:pPr>
        <w:numPr>
          <w:ilvl w:val="0"/>
          <w:numId w:val="4"/>
        </w:numPr>
      </w:pPr>
      <w:r w:rsidRPr="00B02478">
        <w:rPr>
          <w:b/>
          <w:bCs/>
        </w:rPr>
        <w:t>&lt;</w:t>
      </w:r>
      <w:proofErr w:type="spellStart"/>
      <w:r w:rsidRPr="00B02478">
        <w:rPr>
          <w:b/>
          <w:bCs/>
        </w:rPr>
        <w:t>ul</w:t>
      </w:r>
      <w:proofErr w:type="spellEnd"/>
      <w:proofErr w:type="gramStart"/>
      <w:r w:rsidRPr="00B02478">
        <w:rPr>
          <w:b/>
          <w:bCs/>
        </w:rPr>
        <w:t>&gt;</w:t>
      </w:r>
      <w:r w:rsidRPr="00B02478">
        <w:t>  El</w:t>
      </w:r>
      <w:proofErr w:type="gramEnd"/>
      <w:r w:rsidRPr="00B02478">
        <w:t xml:space="preserve"> elemento HTML &lt;</w:t>
      </w:r>
      <w:proofErr w:type="spellStart"/>
      <w:r w:rsidRPr="00B02478">
        <w:t>ul</w:t>
      </w:r>
      <w:proofErr w:type="spellEnd"/>
      <w:r w:rsidRPr="00B02478">
        <w:t>&gt; de "lista desordenada" - lista no ordenada. crea una lista no ordenada. Sus etiquetas son &lt;</w:t>
      </w:r>
      <w:proofErr w:type="spellStart"/>
      <w:r w:rsidRPr="00B02478">
        <w:t>ul</w:t>
      </w:r>
      <w:proofErr w:type="spellEnd"/>
      <w:r w:rsidRPr="00B02478">
        <w:t>&gt; y &lt;/</w:t>
      </w:r>
      <w:proofErr w:type="spellStart"/>
      <w:r w:rsidRPr="00B02478">
        <w:t>ul</w:t>
      </w:r>
      <w:proofErr w:type="spellEnd"/>
      <w:r w:rsidRPr="00B02478">
        <w:t>&gt;.</w:t>
      </w:r>
    </w:p>
    <w:p w14:paraId="19ED3B15" w14:textId="77777777" w:rsidR="00B02478" w:rsidRPr="00B02478" w:rsidRDefault="00B02478" w:rsidP="00B02478">
      <w:pPr>
        <w:numPr>
          <w:ilvl w:val="0"/>
          <w:numId w:val="4"/>
        </w:numPr>
      </w:pPr>
    </w:p>
    <w:p w14:paraId="3D00597D" w14:textId="77777777" w:rsidR="00B02478" w:rsidRPr="00B02478" w:rsidRDefault="00B02478" w:rsidP="00B02478">
      <w:pPr>
        <w:numPr>
          <w:ilvl w:val="0"/>
          <w:numId w:val="4"/>
        </w:numPr>
      </w:pPr>
      <w:r w:rsidRPr="00B02478">
        <w:rPr>
          <w:b/>
          <w:bCs/>
        </w:rPr>
        <w:t>&lt;</w:t>
      </w:r>
      <w:proofErr w:type="spellStart"/>
      <w:r w:rsidRPr="00B02478">
        <w:rPr>
          <w:b/>
          <w:bCs/>
        </w:rPr>
        <w:t>div</w:t>
      </w:r>
      <w:proofErr w:type="spellEnd"/>
      <w:proofErr w:type="gramStart"/>
      <w:r w:rsidRPr="00B02478">
        <w:rPr>
          <w:b/>
          <w:bCs/>
        </w:rPr>
        <w:t>&gt;</w:t>
      </w:r>
      <w:r w:rsidRPr="00B02478">
        <w:t>  El</w:t>
      </w:r>
      <w:proofErr w:type="gramEnd"/>
      <w:r w:rsidRPr="00B02478">
        <w:t xml:space="preserve"> elemento HTML &lt;</w:t>
      </w:r>
      <w:proofErr w:type="spellStart"/>
      <w:r w:rsidRPr="00B02478">
        <w:t>div</w:t>
      </w:r>
      <w:proofErr w:type="spellEnd"/>
      <w:r w:rsidRPr="00B02478">
        <w:t>&gt; es exclusivamente usado como contenedor para otros elementos HTML. En conjunto con CSS, el elemento &lt;</w:t>
      </w:r>
      <w:proofErr w:type="spellStart"/>
      <w:r w:rsidRPr="00B02478">
        <w:t>div</w:t>
      </w:r>
      <w:proofErr w:type="spellEnd"/>
      <w:r w:rsidRPr="00B02478">
        <w:t>&gt; puede ser usado para agregar formato a un bloque de contenido. Sus etiquetas son &lt;</w:t>
      </w:r>
      <w:proofErr w:type="spellStart"/>
      <w:r w:rsidRPr="00B02478">
        <w:t>div</w:t>
      </w:r>
      <w:proofErr w:type="spellEnd"/>
      <w:r w:rsidRPr="00B02478">
        <w:t>&gt; y &lt;/</w:t>
      </w:r>
      <w:proofErr w:type="spellStart"/>
      <w:r w:rsidRPr="00B02478">
        <w:t>div</w:t>
      </w:r>
      <w:proofErr w:type="spellEnd"/>
      <w:r w:rsidRPr="00B02478">
        <w:t>&gt;.</w:t>
      </w:r>
    </w:p>
    <w:p w14:paraId="5175E77A" w14:textId="77777777" w:rsidR="00B02478" w:rsidRPr="00B02478" w:rsidRDefault="00B02478" w:rsidP="00B02478">
      <w:pPr>
        <w:numPr>
          <w:ilvl w:val="0"/>
          <w:numId w:val="4"/>
        </w:numPr>
      </w:pPr>
    </w:p>
    <w:p w14:paraId="333E0FB5" w14:textId="77777777" w:rsidR="00B02478" w:rsidRPr="00B02478" w:rsidRDefault="00B02478" w:rsidP="00B02478">
      <w:pPr>
        <w:numPr>
          <w:ilvl w:val="0"/>
          <w:numId w:val="4"/>
        </w:numPr>
      </w:pPr>
      <w:r w:rsidRPr="00B02478">
        <w:rPr>
          <w:b/>
          <w:bCs/>
        </w:rPr>
        <w:t>&lt;</w:t>
      </w:r>
      <w:proofErr w:type="spellStart"/>
      <w:r w:rsidRPr="00B02478">
        <w:rPr>
          <w:b/>
          <w:bCs/>
        </w:rPr>
        <w:t>img</w:t>
      </w:r>
      <w:proofErr w:type="spellEnd"/>
      <w:proofErr w:type="gramStart"/>
      <w:r w:rsidRPr="00B02478">
        <w:rPr>
          <w:b/>
          <w:bCs/>
        </w:rPr>
        <w:t>&gt;</w:t>
      </w:r>
      <w:r w:rsidRPr="00B02478">
        <w:t>  El</w:t>
      </w:r>
      <w:proofErr w:type="gramEnd"/>
      <w:r w:rsidRPr="00B02478">
        <w:t xml:space="preserve"> elemento HTML &lt;</w:t>
      </w:r>
      <w:proofErr w:type="spellStart"/>
      <w:r w:rsidRPr="00B02478">
        <w:t>img</w:t>
      </w:r>
      <w:proofErr w:type="spellEnd"/>
      <w:r w:rsidRPr="00B02478">
        <w:t xml:space="preserve">&gt; posee los atributos </w:t>
      </w:r>
      <w:proofErr w:type="spellStart"/>
      <w:r w:rsidRPr="00B02478">
        <w:t>src</w:t>
      </w:r>
      <w:proofErr w:type="spellEnd"/>
      <w:r w:rsidRPr="00B02478">
        <w:t xml:space="preserve"> y </w:t>
      </w:r>
      <w:proofErr w:type="spellStart"/>
      <w:r w:rsidRPr="00B02478">
        <w:t>alt</w:t>
      </w:r>
      <w:proofErr w:type="spellEnd"/>
      <w:r w:rsidRPr="00B02478">
        <w:t xml:space="preserve"> pero no tiene etiqueta de cierre. Se puede representar así &lt;</w:t>
      </w:r>
      <w:proofErr w:type="spellStart"/>
      <w:r w:rsidRPr="00B02478">
        <w:t>img</w:t>
      </w:r>
      <w:proofErr w:type="spellEnd"/>
      <w:r w:rsidRPr="00B02478">
        <w:t xml:space="preserve"> </w:t>
      </w:r>
      <w:proofErr w:type="spellStart"/>
      <w:r w:rsidRPr="00B02478">
        <w:t>src</w:t>
      </w:r>
      <w:proofErr w:type="spellEnd"/>
      <w:r w:rsidRPr="00B02478">
        <w:t xml:space="preserve"> = "imagen.png" </w:t>
      </w:r>
      <w:proofErr w:type="spellStart"/>
      <w:r w:rsidRPr="00B02478">
        <w:t>alt</w:t>
      </w:r>
      <w:proofErr w:type="spellEnd"/>
      <w:r w:rsidRPr="00B02478">
        <w:t xml:space="preserve"> = "Mi descripción de imagen"&gt; Un elemento &lt;</w:t>
      </w:r>
      <w:proofErr w:type="spellStart"/>
      <w:r w:rsidRPr="00B02478">
        <w:t>img</w:t>
      </w:r>
      <w:proofErr w:type="spellEnd"/>
      <w:r w:rsidRPr="00B02478">
        <w:t>&gt; no encierra contenido. También a este tipo de elemento se lo conoce como elemento vacío. El propósito del elemento &lt;</w:t>
      </w:r>
      <w:proofErr w:type="spellStart"/>
      <w:r w:rsidRPr="00B02478">
        <w:t>img</w:t>
      </w:r>
      <w:proofErr w:type="spellEnd"/>
      <w:r w:rsidRPr="00B02478">
        <w:t>&gt; es desplegar una imagen en la página web, en el lugar que corresponde según la estructura del documento.</w:t>
      </w:r>
    </w:p>
    <w:p w14:paraId="6EED6B2B" w14:textId="77777777" w:rsidR="00B02478" w:rsidRPr="00B02478" w:rsidRDefault="00B02478" w:rsidP="00B02478">
      <w:pPr>
        <w:numPr>
          <w:ilvl w:val="0"/>
          <w:numId w:val="4"/>
        </w:numPr>
      </w:pPr>
      <w:r w:rsidRPr="00B02478">
        <w:t xml:space="preserve">El nombre de archivo de la imagen de origen está especificado por el atributo </w:t>
      </w:r>
      <w:proofErr w:type="spellStart"/>
      <w:r w:rsidRPr="00B02478">
        <w:t>src</w:t>
      </w:r>
      <w:proofErr w:type="spellEnd"/>
      <w:r w:rsidRPr="00B02478">
        <w:t xml:space="preserve">. Los navegadores web no siempre muestran la imagen a la que el elemento hace referencia. Es el caso de los navegadores no gráficos (incluidos aquellos usados ​​por personas con problemas de visión), si el usuario elige no mostrar la imagen, o si el navegador es incapaz de mostrarla porque no es válida o soportada. En ese caso, el navegador la reemplazará con el texto definido en el atributo </w:t>
      </w:r>
      <w:proofErr w:type="spellStart"/>
      <w:r w:rsidRPr="00B02478">
        <w:t>alt</w:t>
      </w:r>
      <w:proofErr w:type="spellEnd"/>
    </w:p>
    <w:p w14:paraId="2535375A" w14:textId="77777777" w:rsidR="00B02478" w:rsidRPr="00B02478" w:rsidRDefault="00B02478" w:rsidP="00B02478">
      <w:pPr>
        <w:numPr>
          <w:ilvl w:val="0"/>
          <w:numId w:val="4"/>
        </w:numPr>
      </w:pPr>
    </w:p>
    <w:p w14:paraId="05992C60" w14:textId="77777777" w:rsidR="00B02478" w:rsidRPr="00B02478" w:rsidRDefault="00B02478" w:rsidP="00B02478">
      <w:pPr>
        <w:numPr>
          <w:ilvl w:val="0"/>
          <w:numId w:val="4"/>
        </w:numPr>
      </w:pPr>
      <w:r w:rsidRPr="00B02478">
        <w:rPr>
          <w:b/>
          <w:bCs/>
        </w:rPr>
        <w:t>&lt;a</w:t>
      </w:r>
      <w:proofErr w:type="gramStart"/>
      <w:r w:rsidRPr="00B02478">
        <w:rPr>
          <w:b/>
          <w:bCs/>
        </w:rPr>
        <w:t>&gt; </w:t>
      </w:r>
      <w:r w:rsidRPr="00B02478">
        <w:t> El</w:t>
      </w:r>
      <w:proofErr w:type="gramEnd"/>
      <w:r w:rsidRPr="00B02478">
        <w:t xml:space="preserve"> Elemento HTML Anchor &lt;a&gt; crea un enlace a otras páginas de Internet, archivos o ubicaciones dentro de la misma página, direcciones de correo, o cualquier otra URL que especifiquemos en sus atributos. Se puede representar así &lt;a </w:t>
      </w:r>
      <w:proofErr w:type="spellStart"/>
      <w:r w:rsidRPr="00B02478">
        <w:t>href</w:t>
      </w:r>
      <w:proofErr w:type="spellEnd"/>
      <w:r w:rsidRPr="00B02478">
        <w:t>="https://developer.mozilla.org/es/</w:t>
      </w:r>
      <w:proofErr w:type="spellStart"/>
      <w:r w:rsidRPr="00B02478">
        <w:t>docs</w:t>
      </w:r>
      <w:proofErr w:type="spellEnd"/>
      <w:r w:rsidRPr="00B02478">
        <w:t>/Web/HTML/</w:t>
      </w:r>
      <w:proofErr w:type="spellStart"/>
      <w:r w:rsidRPr="00B02478">
        <w:t>Element</w:t>
      </w:r>
      <w:proofErr w:type="spellEnd"/>
      <w:r w:rsidRPr="00B02478">
        <w:t xml:space="preserve">/a"&gt; &lt;/a&gt; donde la dirección del enlace está especificada por el atributo </w:t>
      </w:r>
      <w:proofErr w:type="spellStart"/>
      <w:r w:rsidRPr="00B02478">
        <w:t>href</w:t>
      </w:r>
      <w:proofErr w:type="spellEnd"/>
      <w:r w:rsidRPr="00B02478">
        <w:t>. </w:t>
      </w:r>
    </w:p>
    <w:p w14:paraId="60480696" w14:textId="77777777" w:rsidR="00B02478" w:rsidRPr="00B02478" w:rsidRDefault="00B02478" w:rsidP="00B02478">
      <w:pPr>
        <w:numPr>
          <w:ilvl w:val="0"/>
          <w:numId w:val="4"/>
        </w:numPr>
      </w:pPr>
      <w:r w:rsidRPr="00B02478">
        <w:t xml:space="preserve">Dentro del atributo </w:t>
      </w:r>
      <w:proofErr w:type="spellStart"/>
      <w:r w:rsidRPr="00B02478">
        <w:t>href</w:t>
      </w:r>
      <w:proofErr w:type="spellEnd"/>
      <w:r w:rsidRPr="00B02478">
        <w:t xml:space="preserve"> la URL puede escribirse de forma absoluta (incluyendo el dominio) o relativa (sin incluir el dominio) solo para enlaces dentro del mismo dominio. Tanto de una forma u otra, la ruta de carpetas debe especificarse.</w:t>
      </w:r>
    </w:p>
    <w:p w14:paraId="46318CAC" w14:textId="77777777" w:rsidR="00B02478" w:rsidRPr="00B02478" w:rsidRDefault="00B02478" w:rsidP="00B02478">
      <w:r w:rsidRPr="00B02478">
        <w:t xml:space="preserve">Siguiendo con la descripción del atributo </w:t>
      </w:r>
      <w:proofErr w:type="spellStart"/>
      <w:r w:rsidRPr="00B02478">
        <w:t>href</w:t>
      </w:r>
      <w:proofErr w:type="spellEnd"/>
      <w:r w:rsidRPr="00B02478">
        <w:t xml:space="preserve"> del elemento &lt;a&gt;, podemos dividir los enlaces o links en </w:t>
      </w:r>
      <w:hyperlink r:id="rId22" w:tgtFrame="_blank" w:history="1">
        <w:r w:rsidRPr="00B02478">
          <w:rPr>
            <w:rStyle w:val="Hipervnculo"/>
          </w:rPr>
          <w:t>3 tipos</w:t>
        </w:r>
      </w:hyperlink>
      <w:r w:rsidRPr="00B02478">
        <w:t>:</w:t>
      </w:r>
    </w:p>
    <w:p w14:paraId="75EE76B3" w14:textId="77777777" w:rsidR="00B02478" w:rsidRPr="00B02478" w:rsidRDefault="00B02478" w:rsidP="00B02478">
      <w:pPr>
        <w:numPr>
          <w:ilvl w:val="0"/>
          <w:numId w:val="5"/>
        </w:numPr>
      </w:pPr>
      <w:r w:rsidRPr="00B02478">
        <w:t>Enlaces internos: son los que se dan entre páginas web del mismo dominio.</w:t>
      </w:r>
    </w:p>
    <w:p w14:paraId="584CB786" w14:textId="77777777" w:rsidR="00B02478" w:rsidRPr="00B02478" w:rsidRDefault="00B02478" w:rsidP="00B02478">
      <w:pPr>
        <w:numPr>
          <w:ilvl w:val="0"/>
          <w:numId w:val="5"/>
        </w:numPr>
      </w:pPr>
      <w:r w:rsidRPr="00B02478">
        <w:t>Enlaces externos: son los que se dan entre páginas web de distinto dominio.</w:t>
      </w:r>
    </w:p>
    <w:p w14:paraId="12296B52" w14:textId="77777777" w:rsidR="00B02478" w:rsidRPr="00B02478" w:rsidRDefault="00B02478" w:rsidP="00B02478">
      <w:pPr>
        <w:numPr>
          <w:ilvl w:val="0"/>
          <w:numId w:val="5"/>
        </w:numPr>
      </w:pPr>
      <w:r w:rsidRPr="00B02478">
        <w:t>Enlaces de posición (o marcadores):</w:t>
      </w:r>
    </w:p>
    <w:p w14:paraId="5A06E1E2" w14:textId="77777777" w:rsidR="00B02478" w:rsidRPr="00B02478" w:rsidRDefault="00B02478" w:rsidP="00B02478">
      <w:pPr>
        <w:ind w:left="1440"/>
      </w:pPr>
      <w:r w:rsidRPr="00B02478">
        <w:t>A. De un lugar a otro dentro de la misma página.</w:t>
      </w:r>
    </w:p>
    <w:p w14:paraId="551484AD" w14:textId="77777777" w:rsidR="00B02478" w:rsidRPr="00B02478" w:rsidRDefault="00B02478" w:rsidP="00B02478">
      <w:pPr>
        <w:ind w:left="1440"/>
      </w:pPr>
      <w:r w:rsidRPr="00B02478">
        <w:t>B. De un lugar a otro lugar concreto de otra página del mismo dominio.</w:t>
      </w:r>
    </w:p>
    <w:p w14:paraId="0F32B811" w14:textId="77777777" w:rsidR="00B02478" w:rsidRPr="00B02478" w:rsidRDefault="00B02478" w:rsidP="00B02478">
      <w:pPr>
        <w:ind w:left="1440"/>
      </w:pPr>
      <w:r w:rsidRPr="00B02478">
        <w:lastRenderedPageBreak/>
        <w:t>C. De un lugar a otro lugar concreto de una página de otro dominio.</w:t>
      </w:r>
    </w:p>
    <w:p w14:paraId="6413CE74" w14:textId="31EF4D7A" w:rsidR="00B02478" w:rsidRDefault="00B02478" w:rsidP="00B02478"/>
    <w:p w14:paraId="12BA1CD5" w14:textId="77777777" w:rsidR="00EE70C3" w:rsidRPr="00EE70C3" w:rsidRDefault="00EE70C3" w:rsidP="00EE70C3">
      <w:pPr>
        <w:rPr>
          <w:u w:val="single"/>
        </w:rPr>
      </w:pPr>
      <w:r w:rsidRPr="00EE70C3">
        <w:rPr>
          <w:u w:val="single"/>
        </w:rPr>
        <w:t>Encabezados</w:t>
      </w:r>
    </w:p>
    <w:p w14:paraId="08F0CDEE" w14:textId="77777777" w:rsidR="00EE70C3" w:rsidRPr="00EE70C3" w:rsidRDefault="00EE70C3" w:rsidP="00EE70C3">
      <w:r w:rsidRPr="00EE70C3">
        <w:rPr>
          <w:b/>
          <w:bCs/>
        </w:rPr>
        <w:t>Etiquetas de encabezado</w:t>
      </w:r>
    </w:p>
    <w:p w14:paraId="1918DFEE" w14:textId="77777777" w:rsidR="00EE70C3" w:rsidRPr="00EE70C3" w:rsidRDefault="00EE70C3" w:rsidP="00EE70C3">
      <w:r w:rsidRPr="00EE70C3">
        <w:t>Cualquier documento comienza con un encabezado. Puede utilizar diferentes tamaños para sus títulos. HTML también tiene seis niveles de encabezados, que utilizan los elementos &lt;h1&gt;, &lt;h2&gt;, &lt;h3&gt;, &lt;h4&gt;, &lt;h5&gt; y &lt;h6&gt;. Mientras muestra cualquier encabezado, el navegador agrega una línea antes y una línea después de ese encabezado.</w:t>
      </w:r>
    </w:p>
    <w:p w14:paraId="447C0727" w14:textId="19069CDB" w:rsidR="00482BEC" w:rsidRDefault="00EE70C3" w:rsidP="00EE70C3">
      <w:pPr>
        <w:jc w:val="center"/>
      </w:pPr>
      <w:r>
        <w:rPr>
          <w:noProof/>
        </w:rPr>
        <w:drawing>
          <wp:inline distT="0" distB="0" distL="0" distR="0" wp14:anchorId="73128DF4" wp14:editId="593673D5">
            <wp:extent cx="6858000" cy="4497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497070"/>
                    </a:xfrm>
                    <a:prstGeom prst="rect">
                      <a:avLst/>
                    </a:prstGeom>
                  </pic:spPr>
                </pic:pic>
              </a:graphicData>
            </a:graphic>
          </wp:inline>
        </w:drawing>
      </w:r>
    </w:p>
    <w:p w14:paraId="17936D62" w14:textId="77777777" w:rsidR="00EE70C3" w:rsidRPr="00EE70C3" w:rsidRDefault="00EE70C3" w:rsidP="00EE70C3">
      <w:r w:rsidRPr="00EE70C3">
        <w:rPr>
          <w:b/>
          <w:bCs/>
        </w:rPr>
        <w:t>Hagamos algunas prácticas</w:t>
      </w:r>
    </w:p>
    <w:p w14:paraId="0DD7FC9B" w14:textId="77777777" w:rsidR="00EE70C3" w:rsidRPr="00EE70C3" w:rsidRDefault="00EE70C3" w:rsidP="00EE70C3">
      <w:r w:rsidRPr="00EE70C3">
        <w:t>Te dejamos un </w:t>
      </w:r>
      <w:hyperlink r:id="rId24" w:anchor=":~:text=Un%20entorno%20de%20desarrollo%20integrado,gr%C3%A1fica%20de%20usuario%20(GUI)." w:tgtFrame="_blank" w:history="1">
        <w:r w:rsidRPr="00EE70C3">
          <w:rPr>
            <w:rStyle w:val="Hipervnculo"/>
          </w:rPr>
          <w:t>IDE</w:t>
        </w:r>
      </w:hyperlink>
      <w:r w:rsidRPr="00EE70C3">
        <w:t xml:space="preserve"> con la estructura básica de una </w:t>
      </w:r>
      <w:proofErr w:type="spellStart"/>
      <w:r w:rsidRPr="00EE70C3">
        <w:t>pagina</w:t>
      </w:r>
      <w:proofErr w:type="spellEnd"/>
      <w:r w:rsidRPr="00EE70C3">
        <w:t xml:space="preserve"> HTML para que puedas escribir el código siguiendo las instrucciones de abajo:</w:t>
      </w:r>
      <w:r w:rsidRPr="00EE70C3">
        <w:br/>
      </w:r>
    </w:p>
    <w:p w14:paraId="32027C09" w14:textId="77777777" w:rsidR="00EE70C3" w:rsidRPr="00EE70C3" w:rsidRDefault="00EE70C3" w:rsidP="00EE70C3">
      <w:pPr>
        <w:numPr>
          <w:ilvl w:val="0"/>
          <w:numId w:val="6"/>
        </w:numPr>
      </w:pPr>
      <w:r w:rsidRPr="00EE70C3">
        <w:t>Escribir las 6 líneas de código que se muestra en la imagen de arriba con las distintas etiquetas de encabezado para experimentar cómo se ve.</w:t>
      </w:r>
    </w:p>
    <w:p w14:paraId="245D21D0" w14:textId="77777777" w:rsidR="00EE70C3" w:rsidRPr="00EE70C3" w:rsidRDefault="00EE70C3" w:rsidP="00EE70C3">
      <w:pPr>
        <w:numPr>
          <w:ilvl w:val="0"/>
          <w:numId w:val="6"/>
        </w:numPr>
      </w:pPr>
      <w:r w:rsidRPr="00EE70C3">
        <w:t>Te dejamos un texto sin formato y deberás darle formato agregando las etiquetas de encabezado.</w:t>
      </w:r>
    </w:p>
    <w:p w14:paraId="23E6F96A" w14:textId="77777777" w:rsidR="00EE70C3" w:rsidRPr="00EE70C3" w:rsidRDefault="00EE70C3" w:rsidP="00EE70C3">
      <w:pPr>
        <w:numPr>
          <w:ilvl w:val="1"/>
          <w:numId w:val="6"/>
        </w:numPr>
      </w:pPr>
      <w:r w:rsidRPr="00EE70C3">
        <w:t>Descarga </w:t>
      </w:r>
      <w:hyperlink r:id="rId25" w:tgtFrame="_blank" w:history="1">
        <w:r w:rsidRPr="00EE70C3">
          <w:rPr>
            <w:rStyle w:val="Hipervnculo"/>
          </w:rPr>
          <w:t>este código HTML</w:t>
        </w:r>
      </w:hyperlink>
      <w:r w:rsidRPr="00EE70C3">
        <w:t> , este texto deberás pegarlo dentro de la etiqueta &lt;</w:t>
      </w:r>
      <w:proofErr w:type="spellStart"/>
      <w:r w:rsidRPr="00EE70C3">
        <w:t>body</w:t>
      </w:r>
      <w:proofErr w:type="spellEnd"/>
      <w:r w:rsidRPr="00EE70C3">
        <w:t>&gt; (cuerpo) del archivo  </w:t>
      </w:r>
      <w:r w:rsidRPr="00EE70C3">
        <w:rPr>
          <w:b/>
          <w:bCs/>
        </w:rPr>
        <w:t>index.html</w:t>
      </w:r>
      <w:r w:rsidRPr="00EE70C3">
        <w:t>  para darle formato al texto, agregando las etiquetas de encabezado, deberás dejarlo igual a  </w:t>
      </w:r>
      <w:hyperlink r:id="rId26" w:tgtFrame="_blank" w:history="1">
        <w:r w:rsidRPr="00EE70C3">
          <w:rPr>
            <w:rStyle w:val="Hipervnculo"/>
          </w:rPr>
          <w:t xml:space="preserve">este documento </w:t>
        </w:r>
        <w:proofErr w:type="spellStart"/>
        <w:r w:rsidRPr="00EE70C3">
          <w:rPr>
            <w:rStyle w:val="Hipervnculo"/>
          </w:rPr>
          <w:t>pdf</w:t>
        </w:r>
        <w:proofErr w:type="spellEnd"/>
        <w:r w:rsidRPr="00EE70C3">
          <w:rPr>
            <w:rStyle w:val="Hipervnculo"/>
          </w:rPr>
          <w:t> </w:t>
        </w:r>
      </w:hyperlink>
      <w:r w:rsidRPr="00EE70C3">
        <w:t> .</w:t>
      </w:r>
    </w:p>
    <w:p w14:paraId="2DBC354F" w14:textId="23119D3B" w:rsidR="00EE70C3" w:rsidRDefault="00EE70C3" w:rsidP="00EE70C3">
      <w:r w:rsidRPr="00EE70C3">
        <w:t>Si no recuerdas algo búscalo en la web, repasa los temas anteriores, escribí una pregunta en el foro del módulo. </w:t>
      </w:r>
    </w:p>
    <w:p w14:paraId="75C999AD" w14:textId="6D056FC8" w:rsidR="00EE70C3" w:rsidRDefault="00EE70C3" w:rsidP="00EE70C3"/>
    <w:p w14:paraId="6D98D604" w14:textId="77777777" w:rsidR="00AC1AAF" w:rsidRPr="00AC1AAF" w:rsidRDefault="00AC1AAF" w:rsidP="00AC1AAF">
      <w:pPr>
        <w:rPr>
          <w:u w:val="single"/>
        </w:rPr>
      </w:pPr>
      <w:r w:rsidRPr="00AC1AAF">
        <w:rPr>
          <w:u w:val="single"/>
        </w:rPr>
        <w:t>Formato</w:t>
      </w:r>
    </w:p>
    <w:p w14:paraId="1B575868" w14:textId="77777777" w:rsidR="00AC1AAF" w:rsidRPr="00AC1AAF" w:rsidRDefault="00AC1AAF" w:rsidP="00AC1AAF">
      <w:r w:rsidRPr="00AC1AAF">
        <w:t>Si usas un procesador de texto, debes estar familiarizado con la capacidad de hacer que el texto esté en </w:t>
      </w:r>
      <w:r w:rsidRPr="00AC1AAF">
        <w:rPr>
          <w:b/>
          <w:bCs/>
        </w:rPr>
        <w:t>negrita</w:t>
      </w:r>
      <w:r w:rsidRPr="00AC1AAF">
        <w:t>, </w:t>
      </w:r>
      <w:r w:rsidRPr="00AC1AAF">
        <w:rPr>
          <w:i/>
          <w:iCs/>
        </w:rPr>
        <w:t>cursiva</w:t>
      </w:r>
      <w:r w:rsidRPr="00AC1AAF">
        <w:t> o </w:t>
      </w:r>
      <w:r w:rsidRPr="00AC1AAF">
        <w:rPr>
          <w:u w:val="single"/>
        </w:rPr>
        <w:t>subrayado</w:t>
      </w:r>
      <w:r w:rsidRPr="00AC1AAF">
        <w:t>; estas son solo tres de las diez opciones disponibles para indicar cómo puede aparecer el texto en HTML y XHTML:</w:t>
      </w:r>
    </w:p>
    <w:p w14:paraId="00E7587D" w14:textId="77777777" w:rsidR="00AC1AAF" w:rsidRPr="00AC1AAF" w:rsidRDefault="00AC1AAF" w:rsidP="00AC1AAF">
      <w:r w:rsidRPr="00AC1AAF">
        <w:rPr>
          <w:b/>
          <w:bCs/>
        </w:rPr>
        <w:t>Texto en negrita</w:t>
      </w:r>
    </w:p>
    <w:p w14:paraId="463A6A8F"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b&gt; ... &lt;/b&gt;</w:t>
      </w:r>
      <w:r w:rsidRPr="00AC1AAF">
        <w:t>  se muestra en negrita</w:t>
      </w:r>
    </w:p>
    <w:p w14:paraId="4A16BDCD" w14:textId="77777777" w:rsidR="00AC1AAF" w:rsidRPr="00AC1AAF" w:rsidRDefault="00AC1AAF" w:rsidP="00AC1AAF">
      <w:r w:rsidRPr="00AC1AAF">
        <w:rPr>
          <w:i/>
          <w:iCs/>
        </w:rPr>
        <w:t>Texto en cursiva</w:t>
      </w:r>
    </w:p>
    <w:p w14:paraId="657C3C35"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i&gt; ... &lt;/i&gt;</w:t>
      </w:r>
      <w:r w:rsidRPr="00AC1AAF">
        <w:t>  se muestra en cursiva</w:t>
      </w:r>
    </w:p>
    <w:p w14:paraId="6A1EBC2E" w14:textId="77777777" w:rsidR="00AC1AAF" w:rsidRPr="00AC1AAF" w:rsidRDefault="00AC1AAF" w:rsidP="00AC1AAF">
      <w:r w:rsidRPr="00AC1AAF">
        <w:rPr>
          <w:u w:val="single"/>
        </w:rPr>
        <w:t>Texto subrayado</w:t>
      </w:r>
    </w:p>
    <w:p w14:paraId="38262560"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u&gt; ... &lt;/u&gt;</w:t>
      </w:r>
      <w:r w:rsidRPr="00AC1AAF">
        <w:t>  se muestra subrayado</w:t>
      </w:r>
    </w:p>
    <w:p w14:paraId="2A74A699" w14:textId="77777777" w:rsidR="00AC1AAF" w:rsidRPr="00AC1AAF" w:rsidRDefault="00AC1AAF" w:rsidP="00AC1AAF">
      <w:del w:id="0" w:author="Unknown">
        <w:r w:rsidRPr="00AC1AAF">
          <w:lastRenderedPageBreak/>
          <w:delText>Texto de tachado</w:delText>
        </w:r>
      </w:del>
    </w:p>
    <w:p w14:paraId="58280370" w14:textId="77777777" w:rsidR="00AC1AAF" w:rsidRPr="00AC1AAF" w:rsidRDefault="00AC1AAF" w:rsidP="00AC1AAF">
      <w:r w:rsidRPr="00AC1AAF">
        <w:t xml:space="preserve">Todo lo que aparece dentro del </w:t>
      </w:r>
      <w:proofErr w:type="gramStart"/>
      <w:r w:rsidRPr="00AC1AAF">
        <w:t>elemento  </w:t>
      </w:r>
      <w:r w:rsidRPr="00AC1AAF">
        <w:rPr>
          <w:b/>
          <w:bCs/>
        </w:rPr>
        <w:t>&lt;</w:t>
      </w:r>
      <w:proofErr w:type="gramEnd"/>
      <w:r w:rsidRPr="00AC1AAF">
        <w:rPr>
          <w:b/>
          <w:bCs/>
        </w:rPr>
        <w:t>strike&gt; ... &lt;/strike&gt;</w:t>
      </w:r>
      <w:r w:rsidRPr="00AC1AAF">
        <w:t>  se muestra tachado</w:t>
      </w:r>
    </w:p>
    <w:p w14:paraId="1218C0F3" w14:textId="77777777" w:rsidR="00AC1AAF" w:rsidRPr="00AC1AAF" w:rsidRDefault="00AC1AAF" w:rsidP="00AC1AAF">
      <w:r w:rsidRPr="00AC1AAF">
        <w:t>Fuente monoespaciada</w:t>
      </w:r>
    </w:p>
    <w:p w14:paraId="5AAED4E9" w14:textId="77777777" w:rsidR="00AC1AAF" w:rsidRPr="00AC1AAF" w:rsidRDefault="00AC1AAF" w:rsidP="00AC1AAF">
      <w:r w:rsidRPr="00AC1AAF">
        <w:t xml:space="preserve">El contenido de un </w:t>
      </w:r>
      <w:proofErr w:type="gramStart"/>
      <w:r w:rsidRPr="00AC1AAF">
        <w:t>elemento  </w:t>
      </w:r>
      <w:r w:rsidRPr="00AC1AAF">
        <w:rPr>
          <w:b/>
          <w:bCs/>
        </w:rPr>
        <w:t>&lt;</w:t>
      </w:r>
      <w:proofErr w:type="spellStart"/>
      <w:proofErr w:type="gramEnd"/>
      <w:r w:rsidRPr="00AC1AAF">
        <w:rPr>
          <w:b/>
          <w:bCs/>
        </w:rPr>
        <w:t>tt</w:t>
      </w:r>
      <w:proofErr w:type="spellEnd"/>
      <w:r w:rsidRPr="00AC1AAF">
        <w:rPr>
          <w:b/>
          <w:bCs/>
        </w:rPr>
        <w:t>&gt; ... &lt;/</w:t>
      </w:r>
      <w:proofErr w:type="spellStart"/>
      <w:r w:rsidRPr="00AC1AAF">
        <w:rPr>
          <w:b/>
          <w:bCs/>
        </w:rPr>
        <w:t>tt</w:t>
      </w:r>
      <w:proofErr w:type="spellEnd"/>
      <w:r w:rsidRPr="00AC1AAF">
        <w:rPr>
          <w:b/>
          <w:bCs/>
        </w:rPr>
        <w:t>&gt;</w:t>
      </w:r>
      <w:r w:rsidRPr="00AC1AAF">
        <w:t>  está escrito en fuente monoespaciada. La mayoría de las fuentes se conocen como fuentes de ancho variable porque diferentes letras tienen diferentes anchos (por ejemplo, la letra 'm' es más ancha que la letra 'i'). Sin embargo, en una fuente monoespaciada, cada letra tiene el mismo ancho.</w:t>
      </w:r>
    </w:p>
    <w:p w14:paraId="002AD60D" w14:textId="77777777" w:rsidR="00AC1AAF" w:rsidRPr="00AC1AAF" w:rsidRDefault="00AC1AAF" w:rsidP="00AC1AAF">
      <w:r w:rsidRPr="00AC1AAF">
        <w:t>Existen muchos otros tipos de fuentes, te invitamos a profundizar más sobre ello en </w:t>
      </w:r>
      <w:hyperlink r:id="rId27" w:tgtFrame="_blank" w:history="1">
        <w:r w:rsidRPr="00AC1AAF">
          <w:rPr>
            <w:rStyle w:val="Hipervnculo"/>
          </w:rPr>
          <w:t>este link</w:t>
        </w:r>
      </w:hyperlink>
      <w:r w:rsidRPr="00AC1AAF">
        <w:t>. </w:t>
      </w:r>
    </w:p>
    <w:p w14:paraId="049E4D23" w14:textId="1814686F" w:rsidR="00AC1AAF" w:rsidRDefault="00AC1AAF" w:rsidP="00EE70C3"/>
    <w:p w14:paraId="6D669DFA" w14:textId="77777777" w:rsidR="00C17623" w:rsidRPr="00C17623" w:rsidRDefault="00C17623" w:rsidP="00C17623">
      <w:pPr>
        <w:rPr>
          <w:u w:val="single"/>
        </w:rPr>
      </w:pPr>
      <w:r w:rsidRPr="00C17623">
        <w:rPr>
          <w:u w:val="single"/>
        </w:rPr>
        <w:t>Meta Tags</w:t>
      </w:r>
    </w:p>
    <w:p w14:paraId="14C769D9" w14:textId="77777777" w:rsidR="00C17623" w:rsidRPr="00C17623" w:rsidRDefault="00C17623" w:rsidP="00C17623">
      <w:r w:rsidRPr="00C17623">
        <w:t>HTML te permite especificar metadatos: información adicional importante sobre un documento de diversas formas. Los elementos META se pueden utilizar para incluir pares de nombre - valor que describen las propiedades del documento HTML, como el autor, la fecha de caducidad, una lista de palabras clave, el autor del documento, etc.</w:t>
      </w:r>
    </w:p>
    <w:p w14:paraId="41345E35" w14:textId="77777777" w:rsidR="00C17623" w:rsidRPr="00C17623" w:rsidRDefault="00C17623" w:rsidP="00C17623">
      <w:r w:rsidRPr="00C17623">
        <w:t xml:space="preserve">La </w:t>
      </w:r>
      <w:proofErr w:type="gramStart"/>
      <w:r w:rsidRPr="00C17623">
        <w:t>etiqueta  </w:t>
      </w:r>
      <w:r w:rsidRPr="00C17623">
        <w:rPr>
          <w:b/>
          <w:bCs/>
        </w:rPr>
        <w:t>&lt;</w:t>
      </w:r>
      <w:proofErr w:type="gramEnd"/>
      <w:r w:rsidRPr="00C17623">
        <w:rPr>
          <w:b/>
          <w:bCs/>
        </w:rPr>
        <w:t>meta&gt;</w:t>
      </w:r>
      <w:r w:rsidRPr="00C17623">
        <w:t>  se utiliza para proporcionar dicha información adicional. Esta etiqueta es un elemento vacío y, por lo tanto, no tiene una etiqueta de cierre, pero lleva información dentro de sus atributos.</w:t>
      </w:r>
    </w:p>
    <w:p w14:paraId="110EEFD3" w14:textId="77777777" w:rsidR="00C17623" w:rsidRPr="00C17623" w:rsidRDefault="00C17623" w:rsidP="00C17623">
      <w:r w:rsidRPr="00C17623">
        <w:t xml:space="preserve">Puede incluir una o más meta etiquetas en su documento en función de la información que desee mantener, pero en general, las meta etiquetas no indican la apariencia física del documento, por lo </w:t>
      </w:r>
      <w:proofErr w:type="gramStart"/>
      <w:r w:rsidRPr="00C17623">
        <w:t>que</w:t>
      </w:r>
      <w:proofErr w:type="gramEnd"/>
      <w:r w:rsidRPr="00C17623">
        <w:t xml:space="preserve"> desde el punto de vista de la apariencia, no importa si se incluye o no.</w:t>
      </w:r>
    </w:p>
    <w:p w14:paraId="05131998" w14:textId="77777777" w:rsidR="00C17623" w:rsidRPr="00C17623" w:rsidRDefault="00C17623" w:rsidP="00C17623">
      <w:r w:rsidRPr="00C17623">
        <w:t>Agregar meta etiquetas a sus documentos</w:t>
      </w:r>
    </w:p>
    <w:p w14:paraId="48C98893" w14:textId="77777777" w:rsidR="00C17623" w:rsidRPr="00C17623" w:rsidRDefault="00C17623" w:rsidP="00C17623">
      <w:r w:rsidRPr="00C17623">
        <w:t xml:space="preserve">Puedes agregar metadatos a sus páginas web colocando etiquetas &lt;meta&gt; dentro del encabezado del documento que está representado por las </w:t>
      </w:r>
      <w:proofErr w:type="gramStart"/>
      <w:r w:rsidRPr="00C17623">
        <w:t>etiquetas  </w:t>
      </w:r>
      <w:r w:rsidRPr="00C17623">
        <w:rPr>
          <w:b/>
          <w:bCs/>
        </w:rPr>
        <w:t>&lt;</w:t>
      </w:r>
      <w:proofErr w:type="gramEnd"/>
      <w:r w:rsidRPr="00C17623">
        <w:rPr>
          <w:b/>
          <w:bCs/>
        </w:rPr>
        <w:t>head&gt;</w:t>
      </w:r>
      <w:r w:rsidRPr="00C17623">
        <w:t>  y  </w:t>
      </w:r>
      <w:r w:rsidRPr="00C17623">
        <w:rPr>
          <w:b/>
          <w:bCs/>
        </w:rPr>
        <w:t>&lt;/head&gt;</w:t>
      </w:r>
      <w:r w:rsidRPr="00C17623">
        <w:t>. Una meta etiqueta puede tener los siguientes atributos además de los atributos principales:</w:t>
      </w:r>
    </w:p>
    <w:p w14:paraId="61F73ADF" w14:textId="6141D859" w:rsidR="00AC1AAF" w:rsidRDefault="00E56FB9" w:rsidP="00E56FB9">
      <w:pPr>
        <w:jc w:val="center"/>
      </w:pPr>
      <w:r>
        <w:rPr>
          <w:noProof/>
        </w:rPr>
        <w:drawing>
          <wp:inline distT="0" distB="0" distL="0" distR="0" wp14:anchorId="3615B7FB" wp14:editId="7A3FF65D">
            <wp:extent cx="4962525" cy="47434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4743450"/>
                    </a:xfrm>
                    <a:prstGeom prst="rect">
                      <a:avLst/>
                    </a:prstGeom>
                  </pic:spPr>
                </pic:pic>
              </a:graphicData>
            </a:graphic>
          </wp:inline>
        </w:drawing>
      </w:r>
    </w:p>
    <w:p w14:paraId="201390ED" w14:textId="73C14649" w:rsidR="00E56FB9" w:rsidRDefault="00E56FB9" w:rsidP="00E56FB9">
      <w:pPr>
        <w:jc w:val="center"/>
      </w:pPr>
      <w:r>
        <w:rPr>
          <w:noProof/>
        </w:rPr>
        <w:drawing>
          <wp:inline distT="0" distB="0" distL="0" distR="0" wp14:anchorId="7BCE5B8C" wp14:editId="369B02A5">
            <wp:extent cx="3733800" cy="10763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076325"/>
                    </a:xfrm>
                    <a:prstGeom prst="rect">
                      <a:avLst/>
                    </a:prstGeom>
                  </pic:spPr>
                </pic:pic>
              </a:graphicData>
            </a:graphic>
          </wp:inline>
        </w:drawing>
      </w:r>
    </w:p>
    <w:p w14:paraId="58B25042" w14:textId="438B89A3" w:rsidR="00E56FB9" w:rsidRDefault="00E56FB9" w:rsidP="00E56FB9"/>
    <w:p w14:paraId="66D826D3" w14:textId="77777777" w:rsidR="007808A5" w:rsidRPr="007808A5" w:rsidRDefault="007808A5" w:rsidP="007808A5">
      <w:pPr>
        <w:rPr>
          <w:u w:val="single"/>
        </w:rPr>
      </w:pPr>
      <w:r w:rsidRPr="007808A5">
        <w:rPr>
          <w:u w:val="single"/>
        </w:rPr>
        <w:t>listas, imágenes y enlaces HTML</w:t>
      </w:r>
    </w:p>
    <w:p w14:paraId="0D564F1D" w14:textId="77777777" w:rsidR="007808A5" w:rsidRPr="007808A5" w:rsidRDefault="007808A5" w:rsidP="007808A5">
      <w:r w:rsidRPr="007808A5">
        <w:t xml:space="preserve">A </w:t>
      </w:r>
      <w:proofErr w:type="gramStart"/>
      <w:r w:rsidRPr="007808A5">
        <w:t>continuación</w:t>
      </w:r>
      <w:proofErr w:type="gramEnd"/>
      <w:r w:rsidRPr="007808A5">
        <w:t xml:space="preserve"> desarrollamos un ejemplo en donde utilizamos los elementos &lt;</w:t>
      </w:r>
      <w:proofErr w:type="spellStart"/>
      <w:r w:rsidRPr="007808A5">
        <w:t>ol</w:t>
      </w:r>
      <w:proofErr w:type="spellEnd"/>
      <w:r w:rsidRPr="007808A5">
        <w:t>&gt;, &lt;</w:t>
      </w:r>
      <w:proofErr w:type="spellStart"/>
      <w:r w:rsidRPr="007808A5">
        <w:t>ul</w:t>
      </w:r>
      <w:proofErr w:type="spellEnd"/>
      <w:r w:rsidRPr="007808A5">
        <w:t>&gt;, &lt;</w:t>
      </w:r>
      <w:proofErr w:type="spellStart"/>
      <w:r w:rsidRPr="007808A5">
        <w:t>img</w:t>
      </w:r>
      <w:proofErr w:type="spellEnd"/>
      <w:r w:rsidRPr="007808A5">
        <w:t>&gt; y &lt;a&gt;.</w:t>
      </w:r>
    </w:p>
    <w:p w14:paraId="4325B293" w14:textId="77777777" w:rsidR="007808A5" w:rsidRPr="007808A5" w:rsidRDefault="007808A5" w:rsidP="007808A5">
      <w:r w:rsidRPr="007808A5">
        <w:lastRenderedPageBreak/>
        <w:t>En el caso del elemento &lt;</w:t>
      </w:r>
      <w:proofErr w:type="spellStart"/>
      <w:r w:rsidRPr="007808A5">
        <w:t>ol</w:t>
      </w:r>
      <w:proofErr w:type="spellEnd"/>
      <w:r w:rsidRPr="007808A5">
        <w:t xml:space="preserve">&gt; si le asignamos el atributo </w:t>
      </w:r>
      <w:proofErr w:type="spellStart"/>
      <w:r w:rsidRPr="007808A5">
        <w:t>type</w:t>
      </w:r>
      <w:proofErr w:type="spellEnd"/>
      <w:r w:rsidRPr="007808A5">
        <w:t xml:space="preserve"> = “a” le indicamos al explorador web que vamos a realizar una lista ordenada alfabéticamente en minúscula. Vale aclarar que lo que se muestra ordenado es el prefijo que se asigna al ítem y no los propios nombres de cada ítem. Si no indicamos el atributo </w:t>
      </w:r>
      <w:proofErr w:type="spellStart"/>
      <w:r w:rsidRPr="007808A5">
        <w:t>type</w:t>
      </w:r>
      <w:proofErr w:type="spellEnd"/>
      <w:r w:rsidRPr="007808A5">
        <w:t>, por defecto, la lista sale ordenada numéricamente.</w:t>
      </w:r>
    </w:p>
    <w:p w14:paraId="18407D3C" w14:textId="77777777" w:rsidR="007808A5" w:rsidRPr="007808A5" w:rsidRDefault="007808A5" w:rsidP="007808A5">
      <w:r w:rsidRPr="007808A5">
        <w:t>En el caso del elemento &lt;</w:t>
      </w:r>
      <w:proofErr w:type="spellStart"/>
      <w:r w:rsidRPr="007808A5">
        <w:t>img</w:t>
      </w:r>
      <w:proofErr w:type="spellEnd"/>
      <w:r w:rsidRPr="007808A5">
        <w:t>&gt;, se utilizó como referencia, una imagen del sitio </w:t>
      </w:r>
      <w:hyperlink r:id="rId30" w:tgtFrame="_blank" w:history="1">
        <w:r w:rsidRPr="007808A5">
          <w:rPr>
            <w:rStyle w:val="Hipervnculo"/>
          </w:rPr>
          <w:t>https://3con14.biz/html/</w:t>
        </w:r>
      </w:hyperlink>
      <w:r w:rsidRPr="007808A5">
        <w:t> y se le aplicaron atributos de ancho y alto para reducir su tamaño relativo a la pantalla (los explicaremos con más profundidad en el módulo de CSS).</w:t>
      </w:r>
    </w:p>
    <w:p w14:paraId="7D111360" w14:textId="77777777" w:rsidR="007808A5" w:rsidRPr="007808A5" w:rsidRDefault="007808A5" w:rsidP="007808A5">
      <w:r w:rsidRPr="007808A5">
        <w:t>Con el elemento &lt;a&gt; insertamos un enlace a una página externa, en este caso, de </w:t>
      </w:r>
      <w:hyperlink r:id="rId31" w:tgtFrame="_blank" w:history="1">
        <w:r w:rsidRPr="007808A5">
          <w:rPr>
            <w:rStyle w:val="Hipervnculo"/>
          </w:rPr>
          <w:t xml:space="preserve">Mozilla </w:t>
        </w:r>
        <w:proofErr w:type="spellStart"/>
        <w:r w:rsidRPr="007808A5">
          <w:rPr>
            <w:rStyle w:val="Hipervnculo"/>
          </w:rPr>
          <w:t>Developer</w:t>
        </w:r>
        <w:proofErr w:type="spellEnd"/>
        <w:r w:rsidRPr="007808A5">
          <w:rPr>
            <w:rStyle w:val="Hipervnculo"/>
          </w:rPr>
          <w:t xml:space="preserve"> Network</w:t>
        </w:r>
      </w:hyperlink>
      <w:r w:rsidRPr="007808A5">
        <w:t> </w:t>
      </w:r>
    </w:p>
    <w:p w14:paraId="5B2C10D9" w14:textId="5BBC62F9" w:rsidR="007808A5" w:rsidRDefault="00AF6F4B" w:rsidP="00AF6F4B">
      <w:pPr>
        <w:jc w:val="center"/>
      </w:pPr>
      <w:r>
        <w:rPr>
          <w:noProof/>
        </w:rPr>
        <w:drawing>
          <wp:inline distT="0" distB="0" distL="0" distR="0" wp14:anchorId="759949B4" wp14:editId="14AD69B1">
            <wp:extent cx="6038850" cy="4600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8850" cy="4600575"/>
                    </a:xfrm>
                    <a:prstGeom prst="rect">
                      <a:avLst/>
                    </a:prstGeom>
                  </pic:spPr>
                </pic:pic>
              </a:graphicData>
            </a:graphic>
          </wp:inline>
        </w:drawing>
      </w:r>
    </w:p>
    <w:p w14:paraId="652DC2B8" w14:textId="436184F0" w:rsidR="00AF6F4B" w:rsidRDefault="00CE68F9" w:rsidP="00CE68F9">
      <w:pPr>
        <w:jc w:val="center"/>
      </w:pPr>
      <w:r>
        <w:rPr>
          <w:noProof/>
        </w:rPr>
        <w:drawing>
          <wp:inline distT="0" distB="0" distL="0" distR="0" wp14:anchorId="2C53DF25" wp14:editId="28A4551A">
            <wp:extent cx="4562475" cy="4314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475" cy="4314825"/>
                    </a:xfrm>
                    <a:prstGeom prst="rect">
                      <a:avLst/>
                    </a:prstGeom>
                  </pic:spPr>
                </pic:pic>
              </a:graphicData>
            </a:graphic>
          </wp:inline>
        </w:drawing>
      </w:r>
    </w:p>
    <w:p w14:paraId="40D48998" w14:textId="77777777" w:rsidR="008E60D1" w:rsidRPr="008E60D1" w:rsidRDefault="008E60D1" w:rsidP="008E60D1">
      <w:r w:rsidRPr="008E60D1">
        <w:t>Las listas en HTML son muy importantes, no solo se utilizan para listar, sino también se utilizan para el menú, cuando ingresas en una web y tiene un menú desplegable, seguramente usaron listas que tienen un estilo y comportamiento específico, pero en el fondo son listas.</w:t>
      </w:r>
    </w:p>
    <w:p w14:paraId="34AF5832" w14:textId="77777777" w:rsidR="008E60D1" w:rsidRPr="008E60D1" w:rsidRDefault="008E60D1" w:rsidP="008E60D1">
      <w:r w:rsidRPr="008E60D1">
        <w:t>En HTML tenemos 3 tipos de listas a utilizar para diferentes usos:</w:t>
      </w:r>
    </w:p>
    <w:p w14:paraId="45D7570C" w14:textId="77777777" w:rsidR="008E60D1" w:rsidRPr="008E60D1" w:rsidRDefault="008E60D1" w:rsidP="008E60D1">
      <w:pPr>
        <w:numPr>
          <w:ilvl w:val="0"/>
          <w:numId w:val="7"/>
        </w:numPr>
      </w:pPr>
      <w:r w:rsidRPr="008E60D1">
        <w:lastRenderedPageBreak/>
        <w:t>Listas Ordenadas.</w:t>
      </w:r>
    </w:p>
    <w:p w14:paraId="71333BE0" w14:textId="77777777" w:rsidR="008E60D1" w:rsidRPr="008E60D1" w:rsidRDefault="008E60D1" w:rsidP="008E60D1">
      <w:pPr>
        <w:numPr>
          <w:ilvl w:val="0"/>
          <w:numId w:val="7"/>
        </w:numPr>
      </w:pPr>
      <w:r w:rsidRPr="008E60D1">
        <w:t>Listas Desordenadas.</w:t>
      </w:r>
    </w:p>
    <w:p w14:paraId="558CFC61" w14:textId="77777777" w:rsidR="008E60D1" w:rsidRPr="008E60D1" w:rsidRDefault="008E60D1" w:rsidP="008E60D1">
      <w:pPr>
        <w:numPr>
          <w:ilvl w:val="0"/>
          <w:numId w:val="7"/>
        </w:numPr>
      </w:pPr>
      <w:r w:rsidRPr="008E60D1">
        <w:t>Lista de Definición.</w:t>
      </w:r>
    </w:p>
    <w:p w14:paraId="1CBB06C2" w14:textId="77777777" w:rsidR="008E60D1" w:rsidRPr="008E60D1" w:rsidRDefault="008E60D1" w:rsidP="008E60D1">
      <w:r w:rsidRPr="008E60D1">
        <w:rPr>
          <w:b/>
          <w:bCs/>
        </w:rPr>
        <w:t>Listas Ordenadas</w:t>
      </w:r>
    </w:p>
    <w:p w14:paraId="4DFEFB12" w14:textId="77777777" w:rsidR="008E60D1" w:rsidRPr="008E60D1" w:rsidRDefault="008E60D1" w:rsidP="008E60D1">
      <w:r w:rsidRPr="008E60D1">
        <w:t>Las listas ordenadas son listas en las que el orden de los elementos </w:t>
      </w:r>
      <w:r w:rsidRPr="008E60D1">
        <w:rPr>
          <w:b/>
          <w:bCs/>
        </w:rPr>
        <w:t>SI importa</w:t>
      </w:r>
      <w:r w:rsidRPr="008E60D1">
        <w:t> y se indican con la etiqueta &lt;</w:t>
      </w:r>
      <w:proofErr w:type="spellStart"/>
      <w:r w:rsidRPr="008E60D1">
        <w:t>ol</w:t>
      </w:r>
      <w:proofErr w:type="spellEnd"/>
      <w:r w:rsidRPr="008E60D1">
        <w:t>&gt; &lt;/</w:t>
      </w:r>
      <w:proofErr w:type="spellStart"/>
      <w:r w:rsidRPr="008E60D1">
        <w:t>ol</w:t>
      </w:r>
      <w:proofErr w:type="spellEnd"/>
      <w:r w:rsidRPr="008E60D1">
        <w:t>&gt;, dentro se le anida otra etiqueta &lt;</w:t>
      </w:r>
      <w:proofErr w:type="spellStart"/>
      <w:r w:rsidRPr="008E60D1">
        <w:t>li</w:t>
      </w:r>
      <w:proofErr w:type="spellEnd"/>
      <w:r w:rsidRPr="008E60D1">
        <w:t>&gt; &lt;/</w:t>
      </w:r>
      <w:proofErr w:type="spellStart"/>
      <w:r w:rsidRPr="008E60D1">
        <w:t>li</w:t>
      </w:r>
      <w:proofErr w:type="spellEnd"/>
      <w:r w:rsidRPr="008E60D1">
        <w:t>&gt; quedando de la siguiente manera:</w:t>
      </w:r>
    </w:p>
    <w:p w14:paraId="0F35B166" w14:textId="1A358D5C" w:rsidR="00CE68F9" w:rsidRDefault="008E60D1" w:rsidP="008E60D1">
      <w:pPr>
        <w:jc w:val="center"/>
      </w:pPr>
      <w:r>
        <w:rPr>
          <w:noProof/>
        </w:rPr>
        <w:drawing>
          <wp:inline distT="0" distB="0" distL="0" distR="0" wp14:anchorId="382BBE1B" wp14:editId="0128EDC0">
            <wp:extent cx="37338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381125"/>
                    </a:xfrm>
                    <a:prstGeom prst="rect">
                      <a:avLst/>
                    </a:prstGeom>
                  </pic:spPr>
                </pic:pic>
              </a:graphicData>
            </a:graphic>
          </wp:inline>
        </w:drawing>
      </w:r>
    </w:p>
    <w:p w14:paraId="239CCBB4" w14:textId="77777777" w:rsidR="00C11387" w:rsidRPr="00C11387" w:rsidRDefault="00C11387" w:rsidP="00C11387">
      <w:r w:rsidRPr="00C11387">
        <w:rPr>
          <w:b/>
          <w:bCs/>
        </w:rPr>
        <w:t>Listas Desordenadas</w:t>
      </w:r>
    </w:p>
    <w:p w14:paraId="513F8B56" w14:textId="77777777" w:rsidR="00C11387" w:rsidRPr="00C11387" w:rsidRDefault="00C11387" w:rsidP="00C11387">
      <w:r w:rsidRPr="00C11387">
        <w:t>Las listas desordenadas son listas en las que el orden de los elementos </w:t>
      </w:r>
      <w:r w:rsidRPr="00C11387">
        <w:rPr>
          <w:b/>
          <w:bCs/>
        </w:rPr>
        <w:t>NO importa</w:t>
      </w:r>
      <w:r w:rsidRPr="00C11387">
        <w:t> y se indican con la etiqueta &lt;</w:t>
      </w:r>
      <w:proofErr w:type="spellStart"/>
      <w:r w:rsidRPr="00C11387">
        <w:t>ul</w:t>
      </w:r>
      <w:proofErr w:type="spellEnd"/>
      <w:r w:rsidRPr="00C11387">
        <w:t>&gt; &lt;/</w:t>
      </w:r>
      <w:proofErr w:type="spellStart"/>
      <w:r w:rsidRPr="00C11387">
        <w:t>ul</w:t>
      </w:r>
      <w:proofErr w:type="spellEnd"/>
      <w:r w:rsidRPr="00C11387">
        <w:t>&gt;, dentro, se le anida otra etiqueta &lt;</w:t>
      </w:r>
      <w:proofErr w:type="spellStart"/>
      <w:r w:rsidRPr="00C11387">
        <w:t>li</w:t>
      </w:r>
      <w:proofErr w:type="spellEnd"/>
      <w:r w:rsidRPr="00C11387">
        <w:t>&gt; &lt;/</w:t>
      </w:r>
      <w:proofErr w:type="spellStart"/>
      <w:r w:rsidRPr="00C11387">
        <w:t>li</w:t>
      </w:r>
      <w:proofErr w:type="spellEnd"/>
      <w:r w:rsidRPr="00C11387">
        <w:t>&gt; quedando de la siguiente manera:</w:t>
      </w:r>
    </w:p>
    <w:p w14:paraId="137CB527" w14:textId="3771BDEC" w:rsidR="008E60D1" w:rsidRDefault="00C11387" w:rsidP="00C11387">
      <w:pPr>
        <w:jc w:val="center"/>
      </w:pPr>
      <w:r>
        <w:rPr>
          <w:noProof/>
        </w:rPr>
        <w:drawing>
          <wp:inline distT="0" distB="0" distL="0" distR="0" wp14:anchorId="6EE6D541" wp14:editId="2890008C">
            <wp:extent cx="3048000" cy="1323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1323975"/>
                    </a:xfrm>
                    <a:prstGeom prst="rect">
                      <a:avLst/>
                    </a:prstGeom>
                  </pic:spPr>
                </pic:pic>
              </a:graphicData>
            </a:graphic>
          </wp:inline>
        </w:drawing>
      </w:r>
    </w:p>
    <w:p w14:paraId="2886691E" w14:textId="77777777" w:rsidR="000D4B7C" w:rsidRPr="000D4B7C" w:rsidRDefault="000D4B7C" w:rsidP="000D4B7C">
      <w:r w:rsidRPr="000D4B7C">
        <w:t>¿Recordarás que las etiquetas pueden tener Atributos?</w:t>
      </w:r>
    </w:p>
    <w:p w14:paraId="477B5EA4" w14:textId="77777777" w:rsidR="000D4B7C" w:rsidRPr="000D4B7C" w:rsidRDefault="000D4B7C" w:rsidP="000D4B7C">
      <w:r w:rsidRPr="000D4B7C">
        <w:t>En las listas ordenadas </w:t>
      </w:r>
      <w:r w:rsidRPr="000D4B7C">
        <w:rPr>
          <w:b/>
          <w:bCs/>
        </w:rPr>
        <w:t>existen varios Atributos </w:t>
      </w:r>
      <w:r w:rsidRPr="000D4B7C">
        <w:t xml:space="preserve">(por ejemplo: </w:t>
      </w:r>
      <w:proofErr w:type="spellStart"/>
      <w:r w:rsidRPr="000D4B7C">
        <w:t>start</w:t>
      </w:r>
      <w:proofErr w:type="spellEnd"/>
      <w:r w:rsidRPr="000D4B7C">
        <w:t xml:space="preserve">, </w:t>
      </w:r>
      <w:proofErr w:type="spellStart"/>
      <w:r w:rsidRPr="000D4B7C">
        <w:t>type</w:t>
      </w:r>
      <w:proofErr w:type="spellEnd"/>
      <w:r w:rsidRPr="000D4B7C">
        <w:t xml:space="preserve">, reverse, </w:t>
      </w:r>
      <w:proofErr w:type="spellStart"/>
      <w:r w:rsidRPr="000D4B7C">
        <w:t>etc</w:t>
      </w:r>
      <w:proofErr w:type="spellEnd"/>
      <w:r w:rsidRPr="000D4B7C">
        <w:t>) que se aplican al elemento &lt;</w:t>
      </w:r>
      <w:proofErr w:type="spellStart"/>
      <w:r w:rsidRPr="000D4B7C">
        <w:t>ol</w:t>
      </w:r>
      <w:proofErr w:type="spellEnd"/>
      <w:r w:rsidRPr="000D4B7C">
        <w:t>&gt; &lt;/</w:t>
      </w:r>
      <w:proofErr w:type="spellStart"/>
      <w:r w:rsidRPr="000D4B7C">
        <w:t>ol</w:t>
      </w:r>
      <w:proofErr w:type="spellEnd"/>
      <w:r w:rsidRPr="000D4B7C">
        <w:t>&gt;. Investiga qué se puede hacer con esos Atributos, algunas aplican solo para las listas ordenadas y otras para listas desordenadas. Usa tus habilidades de búsqueda ya que en los ejercicios siguientes lo vas a necesitar.</w:t>
      </w:r>
    </w:p>
    <w:p w14:paraId="62EAA300" w14:textId="77777777" w:rsidR="000D4B7C" w:rsidRPr="000D4B7C" w:rsidRDefault="000D4B7C" w:rsidP="000D4B7C">
      <w:r w:rsidRPr="000D4B7C">
        <w:rPr>
          <w:b/>
          <w:bCs/>
        </w:rPr>
        <w:t>Listas de Definiciones</w:t>
      </w:r>
    </w:p>
    <w:p w14:paraId="5E7C26A4" w14:textId="77777777" w:rsidR="000D4B7C" w:rsidRPr="000D4B7C" w:rsidRDefault="000D4B7C" w:rsidP="000D4B7C">
      <w:r w:rsidRPr="000D4B7C">
        <w:t>Estas listas de definiciones no son tan comunes, por lo que te dejaremos este </w:t>
      </w:r>
      <w:hyperlink r:id="rId36" w:history="1">
        <w:r w:rsidRPr="000D4B7C">
          <w:rPr>
            <w:rStyle w:val="Hipervnculo"/>
          </w:rPr>
          <w:t>documento PDF</w:t>
        </w:r>
      </w:hyperlink>
      <w:r w:rsidRPr="000D4B7C">
        <w:t> para que observes cómo se ven estos tipos de lista y te invitamos a que busques en internet cuáles son las etiquetas HTML que se utilizan para crear esta lista.</w:t>
      </w:r>
    </w:p>
    <w:p w14:paraId="5BE35424" w14:textId="77777777" w:rsidR="000D4B7C" w:rsidRPr="000D4B7C" w:rsidRDefault="000D4B7C" w:rsidP="000D4B7C">
      <w:proofErr w:type="gramStart"/>
      <w:r w:rsidRPr="000D4B7C">
        <w:rPr>
          <w:b/>
          <w:bCs/>
        </w:rPr>
        <w:t>Práctica</w:t>
      </w:r>
      <w:r w:rsidRPr="000D4B7C">
        <w:t> :</w:t>
      </w:r>
      <w:proofErr w:type="gramEnd"/>
    </w:p>
    <w:p w14:paraId="3B1FDEDE" w14:textId="77777777" w:rsidR="000D4B7C" w:rsidRPr="000D4B7C" w:rsidRDefault="000D4B7C" w:rsidP="000D4B7C">
      <w:r w:rsidRPr="000D4B7C">
        <w:t>En el IDE de abajo, te dejamos un código HTML para que puedas completar, tienes que agregarle las etiquetas de la </w:t>
      </w:r>
      <w:r w:rsidRPr="000D4B7C">
        <w:rPr>
          <w:b/>
          <w:bCs/>
        </w:rPr>
        <w:t>lista que corresponda</w:t>
      </w:r>
      <w:r w:rsidRPr="000D4B7C">
        <w:t> para que quede igualito a </w:t>
      </w:r>
      <w:hyperlink r:id="rId37" w:history="1">
        <w:r w:rsidRPr="000D4B7C">
          <w:rPr>
            <w:rStyle w:val="Hipervnculo"/>
          </w:rPr>
          <w:t>este documento PDF</w:t>
        </w:r>
      </w:hyperlink>
      <w:r w:rsidRPr="000D4B7C">
        <w:t> , para eso debes hacer lo siguiente: </w:t>
      </w:r>
    </w:p>
    <w:p w14:paraId="50B5B2CE" w14:textId="77777777" w:rsidR="000D4B7C" w:rsidRPr="000D4B7C" w:rsidRDefault="000D4B7C" w:rsidP="000D4B7C">
      <w:pPr>
        <w:numPr>
          <w:ilvl w:val="0"/>
          <w:numId w:val="8"/>
        </w:numPr>
      </w:pPr>
      <w:r w:rsidRPr="000D4B7C">
        <w:t>Descarga el documento PDF.</w:t>
      </w:r>
    </w:p>
    <w:p w14:paraId="65995F9A" w14:textId="77777777" w:rsidR="000D4B7C" w:rsidRPr="000D4B7C" w:rsidRDefault="000D4B7C" w:rsidP="000D4B7C">
      <w:pPr>
        <w:numPr>
          <w:ilvl w:val="0"/>
          <w:numId w:val="8"/>
        </w:numPr>
      </w:pPr>
      <w:r w:rsidRPr="000D4B7C">
        <w:t xml:space="preserve">Usando el IDE de tu computadora o el que te dejamos debajo, tienes que </w:t>
      </w:r>
      <w:proofErr w:type="gramStart"/>
      <w:r w:rsidRPr="000D4B7C">
        <w:t>agregar  las</w:t>
      </w:r>
      <w:proofErr w:type="gramEnd"/>
      <w:r w:rsidRPr="000D4B7C">
        <w:t xml:space="preserve"> etiquetas y atributos necesarios en el código HTML para que se pueda visualizar igual al documento PDF.</w:t>
      </w:r>
    </w:p>
    <w:p w14:paraId="47F57DD2" w14:textId="77777777" w:rsidR="000D4B7C" w:rsidRPr="000D4B7C" w:rsidRDefault="000D4B7C" w:rsidP="000D4B7C">
      <w:r w:rsidRPr="000D4B7C">
        <w:t>Te dejamos el IDE, y ya sabes que si necesitas ayuda nos vemos en el foro.</w:t>
      </w:r>
    </w:p>
    <w:p w14:paraId="218FD004" w14:textId="6C905418" w:rsidR="00C11387" w:rsidRDefault="00C11387" w:rsidP="00C11387"/>
    <w:p w14:paraId="7A116626" w14:textId="77777777" w:rsidR="00D02115" w:rsidRPr="00D02115" w:rsidRDefault="00D02115" w:rsidP="00D02115">
      <w:pPr>
        <w:rPr>
          <w:u w:val="single"/>
        </w:rPr>
      </w:pPr>
      <w:proofErr w:type="spellStart"/>
      <w:r w:rsidRPr="00D02115">
        <w:rPr>
          <w:u w:val="single"/>
        </w:rPr>
        <w:t>Iframe</w:t>
      </w:r>
      <w:proofErr w:type="spellEnd"/>
    </w:p>
    <w:p w14:paraId="0888BC90" w14:textId="77777777" w:rsidR="00D02115" w:rsidRPr="00D02115" w:rsidRDefault="00D02115" w:rsidP="00D02115">
      <w:r w:rsidRPr="00D02115">
        <w:t xml:space="preserve">Puedes definir un marco en línea con la etiqueta </w:t>
      </w:r>
      <w:proofErr w:type="gramStart"/>
      <w:r w:rsidRPr="00D02115">
        <w:t>HTML  </w:t>
      </w:r>
      <w:r w:rsidRPr="00D02115">
        <w:rPr>
          <w:b/>
          <w:bCs/>
        </w:rPr>
        <w:t>&lt;</w:t>
      </w:r>
      <w:proofErr w:type="spellStart"/>
      <w:proofErr w:type="gramEnd"/>
      <w:r w:rsidRPr="00D02115">
        <w:rPr>
          <w:b/>
          <w:bCs/>
        </w:rPr>
        <w:t>iframe</w:t>
      </w:r>
      <w:proofErr w:type="spellEnd"/>
      <w:r w:rsidRPr="00D02115">
        <w:rPr>
          <w:b/>
          <w:bCs/>
        </w:rPr>
        <w:t>&gt;</w:t>
      </w:r>
      <w:r w:rsidRPr="00D02115">
        <w:t>. La etiqueta &lt;</w:t>
      </w:r>
      <w:proofErr w:type="spellStart"/>
      <w:r w:rsidRPr="00D02115">
        <w:t>iframe</w:t>
      </w:r>
      <w:proofErr w:type="spellEnd"/>
      <w:r w:rsidRPr="00D02115">
        <w:t>&gt; no está relacionada de alguna manera con la etiqueta &lt;</w:t>
      </w:r>
      <w:proofErr w:type="spellStart"/>
      <w:r w:rsidRPr="00D02115">
        <w:t>frameset</w:t>
      </w:r>
      <w:proofErr w:type="spellEnd"/>
      <w:r w:rsidRPr="00D02115">
        <w:t>&gt;, sino que puede aparecer en cualquier parte de su documento. La etiqueta &lt;</w:t>
      </w:r>
      <w:proofErr w:type="spellStart"/>
      <w:r w:rsidRPr="00D02115">
        <w:t>iframe</w:t>
      </w:r>
      <w:proofErr w:type="spellEnd"/>
      <w:r w:rsidRPr="00D02115">
        <w:t>&gt; define una región rectangular dentro del documento en la que el navegador puede mostrar un documento separado, incluidas las barras de desplazamiento y los bordes. Un marco en línea se utiliza para incrustar otro documento dentro del documento HTML actual.</w:t>
      </w:r>
    </w:p>
    <w:p w14:paraId="00B6A46D" w14:textId="77777777" w:rsidR="00D02115" w:rsidRPr="00D02115" w:rsidRDefault="00D02115" w:rsidP="00D02115">
      <w:r w:rsidRPr="00D02115">
        <w:t xml:space="preserve">El </w:t>
      </w:r>
      <w:proofErr w:type="gramStart"/>
      <w:r w:rsidRPr="00D02115">
        <w:t>atributo  </w:t>
      </w:r>
      <w:proofErr w:type="spellStart"/>
      <w:r w:rsidRPr="00D02115">
        <w:rPr>
          <w:b/>
          <w:bCs/>
        </w:rPr>
        <w:t>src</w:t>
      </w:r>
      <w:proofErr w:type="spellEnd"/>
      <w:proofErr w:type="gramEnd"/>
      <w:r w:rsidRPr="00D02115">
        <w:t>  se utiliza para especificar la URL del documento que ocupa el marco en línea:</w:t>
      </w:r>
    </w:p>
    <w:p w14:paraId="77F70671" w14:textId="0D70DFCF" w:rsidR="00D02115" w:rsidRDefault="008F0D22" w:rsidP="00D02115">
      <w:pPr>
        <w:jc w:val="center"/>
      </w:pPr>
      <w:r>
        <w:rPr>
          <w:noProof/>
        </w:rPr>
        <w:drawing>
          <wp:inline distT="0" distB="0" distL="0" distR="0" wp14:anchorId="388F8105" wp14:editId="745574DB">
            <wp:extent cx="5343525" cy="914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914400"/>
                    </a:xfrm>
                    <a:prstGeom prst="rect">
                      <a:avLst/>
                    </a:prstGeom>
                  </pic:spPr>
                </pic:pic>
              </a:graphicData>
            </a:graphic>
          </wp:inline>
        </w:drawing>
      </w:r>
    </w:p>
    <w:p w14:paraId="67087A87" w14:textId="77777777" w:rsidR="00862455" w:rsidRPr="00862455" w:rsidRDefault="00862455" w:rsidP="00862455">
      <w:pPr>
        <w:rPr>
          <w:u w:val="single"/>
        </w:rPr>
      </w:pPr>
      <w:r w:rsidRPr="00862455">
        <w:rPr>
          <w:u w:val="single"/>
        </w:rPr>
        <w:lastRenderedPageBreak/>
        <w:t>Fuentes</w:t>
      </w:r>
    </w:p>
    <w:p w14:paraId="4B51780A" w14:textId="77777777" w:rsidR="00862455" w:rsidRPr="00862455" w:rsidRDefault="00862455" w:rsidP="00862455">
      <w:r w:rsidRPr="00862455">
        <w:t xml:space="preserve">Las fuentes juegan un papel muy importante para hacer que un sitio web sea más fácil de usar y aumentar la legibilidad del contenido. La cara y el color de la fuente depende completamente de la computadora y el navegador que estás utilizando para ver tu página, pero puedes usar la etiqueta </w:t>
      </w:r>
      <w:proofErr w:type="gramStart"/>
      <w:r w:rsidRPr="00862455">
        <w:t>HTML  </w:t>
      </w:r>
      <w:r w:rsidRPr="00862455">
        <w:rPr>
          <w:b/>
          <w:bCs/>
        </w:rPr>
        <w:t>&lt;</w:t>
      </w:r>
      <w:proofErr w:type="spellStart"/>
      <w:proofErr w:type="gramEnd"/>
      <w:r w:rsidRPr="00862455">
        <w:rPr>
          <w:b/>
          <w:bCs/>
        </w:rPr>
        <w:t>font</w:t>
      </w:r>
      <w:proofErr w:type="spellEnd"/>
      <w:r w:rsidRPr="00862455">
        <w:rPr>
          <w:b/>
          <w:bCs/>
        </w:rPr>
        <w:t>&gt;</w:t>
      </w:r>
      <w:r w:rsidRPr="00862455">
        <w:t xml:space="preserve">  para agregar estilo, tamaño y color al texto de su sitio web. Puedes usar una </w:t>
      </w:r>
      <w:proofErr w:type="gramStart"/>
      <w:r w:rsidRPr="00862455">
        <w:t>etiqueta  </w:t>
      </w:r>
      <w:r w:rsidRPr="00862455">
        <w:rPr>
          <w:b/>
          <w:bCs/>
        </w:rPr>
        <w:t>&lt;</w:t>
      </w:r>
      <w:proofErr w:type="spellStart"/>
      <w:proofErr w:type="gramEnd"/>
      <w:r w:rsidRPr="00862455">
        <w:rPr>
          <w:b/>
          <w:bCs/>
        </w:rPr>
        <w:t>basefont</w:t>
      </w:r>
      <w:proofErr w:type="spellEnd"/>
      <w:r w:rsidRPr="00862455">
        <w:rPr>
          <w:b/>
          <w:bCs/>
        </w:rPr>
        <w:t>&gt;</w:t>
      </w:r>
      <w:r w:rsidRPr="00862455">
        <w:t>  para configurar todo tu texto en el mismo tamaño, cara y color.</w:t>
      </w:r>
    </w:p>
    <w:p w14:paraId="0F770029" w14:textId="77777777" w:rsidR="00862455" w:rsidRPr="00862455" w:rsidRDefault="00862455" w:rsidP="00862455">
      <w:r w:rsidRPr="00862455">
        <w:t>La etiqueta de </w:t>
      </w:r>
      <w:proofErr w:type="spellStart"/>
      <w:r w:rsidRPr="00862455">
        <w:rPr>
          <w:b/>
          <w:bCs/>
        </w:rPr>
        <w:t>font</w:t>
      </w:r>
      <w:proofErr w:type="spellEnd"/>
      <w:r w:rsidRPr="00862455">
        <w:t> tiene tres atributos llamados </w:t>
      </w:r>
      <w:proofErr w:type="spellStart"/>
      <w:r w:rsidRPr="00862455">
        <w:rPr>
          <w:b/>
          <w:bCs/>
        </w:rPr>
        <w:t>size</w:t>
      </w:r>
      <w:proofErr w:type="spellEnd"/>
      <w:r w:rsidRPr="00862455">
        <w:rPr>
          <w:b/>
          <w:bCs/>
        </w:rPr>
        <w:t>, color</w:t>
      </w:r>
      <w:r w:rsidRPr="00862455">
        <w:t> y </w:t>
      </w:r>
      <w:proofErr w:type="spellStart"/>
      <w:r w:rsidRPr="00862455">
        <w:rPr>
          <w:b/>
          <w:bCs/>
        </w:rPr>
        <w:t>face</w:t>
      </w:r>
      <w:proofErr w:type="spellEnd"/>
      <w:r w:rsidRPr="00862455">
        <w:rPr>
          <w:b/>
          <w:bCs/>
        </w:rPr>
        <w:t> </w:t>
      </w:r>
      <w:r w:rsidRPr="00862455">
        <w:t>para personalizar tus fuentes. Para cambiar cualquiera de los atributos de fuente en cualquier momento dentro de tu página web, simplemente usa la etiqueta &lt;</w:t>
      </w:r>
      <w:proofErr w:type="spellStart"/>
      <w:r w:rsidRPr="00862455">
        <w:t>font</w:t>
      </w:r>
      <w:proofErr w:type="spellEnd"/>
      <w:r w:rsidRPr="00862455">
        <w:t>&gt;. El texto que sigue permanecerá cambiado hasta que cierres con la etiqueta &lt;/</w:t>
      </w:r>
      <w:proofErr w:type="spellStart"/>
      <w:r w:rsidRPr="00862455">
        <w:t>font</w:t>
      </w:r>
      <w:proofErr w:type="spellEnd"/>
      <w:r w:rsidRPr="00862455">
        <w:t>&gt;. Puedes cambiar uno o todos los atributos de fuente dentro de una etiqueta &lt;</w:t>
      </w:r>
      <w:proofErr w:type="spellStart"/>
      <w:r w:rsidRPr="00862455">
        <w:t>font</w:t>
      </w:r>
      <w:proofErr w:type="spellEnd"/>
      <w:r w:rsidRPr="00862455">
        <w:t>&gt;.</w:t>
      </w:r>
    </w:p>
    <w:p w14:paraId="634DE747" w14:textId="77777777" w:rsidR="00862455" w:rsidRPr="00862455" w:rsidRDefault="00862455" w:rsidP="00862455">
      <w:r w:rsidRPr="00862455">
        <w:rPr>
          <w:b/>
          <w:bCs/>
        </w:rPr>
        <w:t>Nota:</w:t>
      </w:r>
      <w:r w:rsidRPr="00862455">
        <w:t> </w:t>
      </w:r>
      <w:proofErr w:type="gramStart"/>
      <w:r w:rsidRPr="00862455">
        <w:t>La  </w:t>
      </w:r>
      <w:r w:rsidRPr="00862455">
        <w:rPr>
          <w:i/>
          <w:iCs/>
        </w:rPr>
        <w:t>fuente</w:t>
      </w:r>
      <w:proofErr w:type="gramEnd"/>
      <w:r w:rsidRPr="00862455">
        <w:t> y </w:t>
      </w:r>
      <w:r w:rsidRPr="00862455">
        <w:rPr>
          <w:i/>
          <w:iCs/>
        </w:rPr>
        <w:t>BASEFONT</w:t>
      </w:r>
      <w:r w:rsidRPr="00862455">
        <w:t> son etiquetas que están en desuso y se supone que será eliminado en una futura versión de HTML. Por lo tanto, no deben usarse, en su lugar se sugiere usar estilos CSS para manipular tus fuentes. Pero aún con el propósito de aprender, este capítulo explicará en detalle las etiquetas de fuente y fuente base.</w:t>
      </w:r>
    </w:p>
    <w:p w14:paraId="3EAE8C73" w14:textId="77777777" w:rsidR="00862455" w:rsidRPr="00862455" w:rsidRDefault="00862455" w:rsidP="00862455">
      <w:r w:rsidRPr="00862455">
        <w:t>Establecer tamaño de fuente</w:t>
      </w:r>
    </w:p>
    <w:p w14:paraId="494EE2B5" w14:textId="77777777" w:rsidR="00862455" w:rsidRPr="00862455" w:rsidRDefault="00862455" w:rsidP="00862455">
      <w:r w:rsidRPr="00862455">
        <w:t>Puedes establecer el tamaño de la fuente del contenido mediante el atributo de </w:t>
      </w:r>
      <w:proofErr w:type="spellStart"/>
      <w:r w:rsidRPr="00862455">
        <w:rPr>
          <w:b/>
          <w:bCs/>
        </w:rPr>
        <w:t>size</w:t>
      </w:r>
      <w:proofErr w:type="spellEnd"/>
      <w:r w:rsidRPr="00862455">
        <w:t>. El rango de valores aceptados es de 1 (menor) a 7 (mayor). El tamaño predeterminado de una fuente es 3:</w:t>
      </w:r>
    </w:p>
    <w:p w14:paraId="3E46D18E" w14:textId="3195ACFB" w:rsidR="008F0D22" w:rsidRDefault="00592566" w:rsidP="00592566">
      <w:pPr>
        <w:jc w:val="center"/>
      </w:pPr>
      <w:r>
        <w:rPr>
          <w:noProof/>
        </w:rPr>
        <w:drawing>
          <wp:inline distT="0" distB="0" distL="0" distR="0" wp14:anchorId="15F42ACA" wp14:editId="531A4353">
            <wp:extent cx="333375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3750" cy="3114675"/>
                    </a:xfrm>
                    <a:prstGeom prst="rect">
                      <a:avLst/>
                    </a:prstGeom>
                  </pic:spPr>
                </pic:pic>
              </a:graphicData>
            </a:graphic>
          </wp:inline>
        </w:drawing>
      </w:r>
    </w:p>
    <w:p w14:paraId="19F5CEE9" w14:textId="77777777" w:rsidR="00487C84" w:rsidRPr="00487C84" w:rsidRDefault="00487C84" w:rsidP="00487C84">
      <w:pPr>
        <w:rPr>
          <w:u w:val="single"/>
        </w:rPr>
      </w:pPr>
      <w:r w:rsidRPr="00487C84">
        <w:rPr>
          <w:u w:val="single"/>
        </w:rPr>
        <w:t>HTML5 lo nuevo</w:t>
      </w:r>
    </w:p>
    <w:p w14:paraId="060F8BF4" w14:textId="77777777" w:rsidR="00487C84" w:rsidRPr="00487C84" w:rsidRDefault="00487C84" w:rsidP="00487C84">
      <w:r w:rsidRPr="00487C84">
        <w:t>Hasta ahora hemos leído y hemos visto ejemplos sobre HTML básico, pero, en la actualidad existe en plena vigencia la versión HTML 5. </w:t>
      </w:r>
    </w:p>
    <w:p w14:paraId="1D78B1CF" w14:textId="77777777" w:rsidR="00487C84" w:rsidRPr="00487C84" w:rsidRDefault="00487C84" w:rsidP="00487C84">
      <w:r w:rsidRPr="00487C84">
        <w:t>Es decir, HTML5 es la versión más reciente de HTML homologada por la W3C. </w:t>
      </w:r>
    </w:p>
    <w:p w14:paraId="3A4A2572" w14:textId="77777777" w:rsidR="00487C84" w:rsidRPr="00487C84" w:rsidRDefault="00487C84" w:rsidP="00487C84">
      <w:r w:rsidRPr="00487C84">
        <w:t>Una de las principales ventajas de HTML5 es la inclusión de </w:t>
      </w:r>
      <w:hyperlink r:id="rId40" w:tgtFrame="_blank" w:history="1">
        <w:r w:rsidRPr="00487C84">
          <w:rPr>
            <w:rStyle w:val="Hipervnculo"/>
          </w:rPr>
          <w:t>elementos semánticos</w:t>
        </w:r>
      </w:hyperlink>
      <w:r w:rsidRPr="00487C84">
        <w:t>, o marcadores semánticos, que nos ayudan a definir las distintas divisiones de una página web. Es decir, los elementos semánticos de HTML5, nos ayudan a identificar cada sección del documento y organizar el cuerpo de una página web de una manera eficiente y estandarizada.</w:t>
      </w:r>
    </w:p>
    <w:p w14:paraId="498B58AF" w14:textId="77777777" w:rsidR="00487C84" w:rsidRPr="00487C84" w:rsidRDefault="00487C84" w:rsidP="00487C84">
      <w:r w:rsidRPr="00487C84">
        <w:t>En la figura siguiente, observamos el esquema básico de los elementos semánticos introducidos por la última y por la versión actual de HTML5:</w:t>
      </w:r>
    </w:p>
    <w:p w14:paraId="5619ED41" w14:textId="1D83B09E" w:rsidR="00592566" w:rsidRDefault="00487C84" w:rsidP="00487C84">
      <w:pPr>
        <w:jc w:val="center"/>
      </w:pPr>
      <w:r>
        <w:rPr>
          <w:noProof/>
        </w:rPr>
        <w:lastRenderedPageBreak/>
        <w:drawing>
          <wp:inline distT="0" distB="0" distL="0" distR="0" wp14:anchorId="08C0FCC5" wp14:editId="6EADD2FA">
            <wp:extent cx="5886450" cy="5181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5181600"/>
                    </a:xfrm>
                    <a:prstGeom prst="rect">
                      <a:avLst/>
                    </a:prstGeom>
                  </pic:spPr>
                </pic:pic>
              </a:graphicData>
            </a:graphic>
          </wp:inline>
        </w:drawing>
      </w:r>
    </w:p>
    <w:p w14:paraId="57A36934" w14:textId="77777777" w:rsidR="0018052A" w:rsidRPr="0018052A" w:rsidRDefault="0018052A" w:rsidP="0018052A">
      <w:r w:rsidRPr="0018052A">
        <w:rPr>
          <w:b/>
          <w:bCs/>
        </w:rPr>
        <w:t>Según el W3C una Web Semántica:</w:t>
      </w:r>
      <w:r w:rsidRPr="0018052A">
        <w:t> </w:t>
      </w:r>
    </w:p>
    <w:p w14:paraId="3307E561" w14:textId="77777777" w:rsidR="0018052A" w:rsidRPr="0018052A" w:rsidRDefault="0018052A" w:rsidP="0018052A">
      <w:r w:rsidRPr="0018052A">
        <w:t>"</w:t>
      </w:r>
      <w:r w:rsidRPr="0018052A">
        <w:rPr>
          <w:i/>
          <w:iCs/>
        </w:rPr>
        <w:t>Permite que los datos sean compartidos y reutilizados en todas las aplicaciones, las empresas y las comunidades</w:t>
      </w:r>
      <w:r w:rsidRPr="0018052A">
        <w:t>."</w:t>
      </w:r>
    </w:p>
    <w:p w14:paraId="50F78CE2" w14:textId="77777777" w:rsidR="0018052A" w:rsidRPr="0018052A" w:rsidRDefault="0018052A" w:rsidP="0018052A"/>
    <w:p w14:paraId="43E4A15A" w14:textId="77777777" w:rsidR="0018052A" w:rsidRPr="0018052A" w:rsidRDefault="0018052A" w:rsidP="0018052A">
      <w:r w:rsidRPr="0018052A">
        <w:rPr>
          <w:b/>
          <w:bCs/>
        </w:rPr>
        <w:t>¿Por qué utilizar elementos semánticos?</w:t>
      </w:r>
    </w:p>
    <w:p w14:paraId="350EDF13" w14:textId="77777777" w:rsidR="0018052A" w:rsidRPr="0018052A" w:rsidRDefault="0018052A" w:rsidP="0018052A">
      <w:r w:rsidRPr="0018052A">
        <w:t xml:space="preserve">En HTML4 los desarrolladores usaban sus propios nombres como identificación de los elementos, tales como: cabecera, superior, inferior, pie de página, menú, navegación, principal, contenedor, contenido, artículo, barra lateral, </w:t>
      </w:r>
      <w:proofErr w:type="gramStart"/>
      <w:r w:rsidRPr="0018052A">
        <w:t>etc. ,</w:t>
      </w:r>
      <w:proofErr w:type="gramEnd"/>
      <w:r w:rsidRPr="0018052A">
        <w:t xml:space="preserve"> se hacía imposible que los motores de búsqueda identificaran el contenido correcto de la página web.</w:t>
      </w:r>
    </w:p>
    <w:p w14:paraId="1690AC87" w14:textId="77777777" w:rsidR="0018052A" w:rsidRPr="0018052A" w:rsidRDefault="0018052A" w:rsidP="0018052A">
      <w:r w:rsidRPr="0018052A">
        <w:rPr>
          <w:b/>
          <w:bCs/>
        </w:rPr>
        <w:t>Elementos semánticos = elementos con significado.</w:t>
      </w:r>
    </w:p>
    <w:p w14:paraId="47377B9A" w14:textId="77777777" w:rsidR="0018052A" w:rsidRPr="0018052A" w:rsidRDefault="0018052A" w:rsidP="0018052A">
      <w:r w:rsidRPr="0018052A">
        <w:t>Un </w:t>
      </w:r>
      <w:hyperlink r:id="rId42" w:tgtFrame="_blank" w:history="1">
        <w:r w:rsidRPr="0018052A">
          <w:rPr>
            <w:rStyle w:val="Hipervnculo"/>
          </w:rPr>
          <w:t>elemento semántico</w:t>
        </w:r>
      </w:hyperlink>
      <w:r w:rsidRPr="0018052A">
        <w:t> describe claramente su significado tanto para el navegador web como para el desarrollador. </w:t>
      </w:r>
    </w:p>
    <w:p w14:paraId="368DA481" w14:textId="77777777" w:rsidR="0018052A" w:rsidRPr="0018052A" w:rsidRDefault="0018052A" w:rsidP="0018052A">
      <w:pPr>
        <w:numPr>
          <w:ilvl w:val="0"/>
          <w:numId w:val="9"/>
        </w:numPr>
      </w:pPr>
      <w:r w:rsidRPr="0018052A">
        <w:t>Ejemplos de elementos no semánticos: &lt;</w:t>
      </w:r>
      <w:proofErr w:type="spellStart"/>
      <w:r w:rsidRPr="0018052A">
        <w:t>div</w:t>
      </w:r>
      <w:proofErr w:type="spellEnd"/>
      <w:r w:rsidRPr="0018052A">
        <w:t>&gt; y &lt;</w:t>
      </w:r>
      <w:proofErr w:type="spellStart"/>
      <w:r w:rsidRPr="0018052A">
        <w:t>span</w:t>
      </w:r>
      <w:proofErr w:type="spellEnd"/>
      <w:r w:rsidRPr="0018052A">
        <w:t>&gt; - No dice nada sobre su contenido.</w:t>
      </w:r>
    </w:p>
    <w:p w14:paraId="72ECAF5E" w14:textId="77777777" w:rsidR="0018052A" w:rsidRPr="0018052A" w:rsidRDefault="0018052A" w:rsidP="0018052A">
      <w:pPr>
        <w:numPr>
          <w:ilvl w:val="0"/>
          <w:numId w:val="9"/>
        </w:numPr>
      </w:pPr>
      <w:r w:rsidRPr="0018052A">
        <w:t>Ejemplos de elementos semánticos: &lt;form&gt;, &lt;table&gt; y &lt;</w:t>
      </w:r>
      <w:proofErr w:type="spellStart"/>
      <w:r w:rsidRPr="0018052A">
        <w:t>article</w:t>
      </w:r>
      <w:proofErr w:type="spellEnd"/>
      <w:r w:rsidRPr="0018052A">
        <w:t>&gt; - Definen claramente su contenido.</w:t>
      </w:r>
    </w:p>
    <w:p w14:paraId="7D10A66D" w14:textId="77777777" w:rsidR="0018052A" w:rsidRPr="0018052A" w:rsidRDefault="0018052A" w:rsidP="0018052A">
      <w:pPr>
        <w:numPr>
          <w:ilvl w:val="0"/>
          <w:numId w:val="9"/>
        </w:numPr>
      </w:pPr>
      <w:r w:rsidRPr="0018052A">
        <w:br/>
      </w:r>
    </w:p>
    <w:p w14:paraId="02CD986A" w14:textId="77777777" w:rsidR="0018052A" w:rsidRPr="0018052A" w:rsidRDefault="0018052A" w:rsidP="0018052A">
      <w:r w:rsidRPr="0018052A">
        <w:rPr>
          <w:b/>
          <w:bCs/>
        </w:rPr>
        <w:t>Descripción de elementos semánticos HTML5</w:t>
      </w:r>
    </w:p>
    <w:p w14:paraId="245CD4E1" w14:textId="77777777" w:rsidR="0018052A" w:rsidRPr="0018052A" w:rsidRDefault="0018052A" w:rsidP="0018052A"/>
    <w:p w14:paraId="185F8253" w14:textId="77777777" w:rsidR="0018052A" w:rsidRPr="0018052A" w:rsidRDefault="0018052A" w:rsidP="0018052A">
      <w:r w:rsidRPr="0018052A">
        <w:rPr>
          <w:b/>
          <w:bCs/>
        </w:rPr>
        <w:t>Elemento HTML &lt;</w:t>
      </w:r>
      <w:proofErr w:type="spellStart"/>
      <w:r w:rsidRPr="0018052A">
        <w:rPr>
          <w:b/>
          <w:bCs/>
        </w:rPr>
        <w:t>section</w:t>
      </w:r>
      <w:proofErr w:type="spellEnd"/>
      <w:r w:rsidRPr="0018052A">
        <w:rPr>
          <w:b/>
          <w:bCs/>
        </w:rPr>
        <w:t>&gt;</w:t>
      </w:r>
    </w:p>
    <w:p w14:paraId="231778AE" w14:textId="77777777" w:rsidR="0018052A" w:rsidRPr="0018052A" w:rsidRDefault="0018052A" w:rsidP="0018052A">
      <w:r w:rsidRPr="0018052A">
        <w:t>El  </w:t>
      </w:r>
      <w:hyperlink r:id="rId43" w:tgtFrame="_blank" w:history="1">
        <w:r w:rsidRPr="0018052A">
          <w:rPr>
            <w:rStyle w:val="Hipervnculo"/>
          </w:rPr>
          <w:t>elemento</w:t>
        </w:r>
      </w:hyperlink>
      <w:r w:rsidRPr="0018052A">
        <w:t> &lt;</w:t>
      </w:r>
      <w:proofErr w:type="spellStart"/>
      <w:r w:rsidRPr="0018052A">
        <w:t>section</w:t>
      </w:r>
      <w:proofErr w:type="spellEnd"/>
      <w:r w:rsidRPr="0018052A">
        <w:t>&gt; define una sección en un documento. Según la documentación HTML del W3C: " </w:t>
      </w:r>
      <w:r w:rsidRPr="0018052A">
        <w:rPr>
          <w:i/>
          <w:iCs/>
        </w:rPr>
        <w:t>Una sección es una agrupación temática de contenido, normalmente con un encabezado</w:t>
      </w:r>
      <w:r w:rsidRPr="0018052A">
        <w:t> ". </w:t>
      </w:r>
    </w:p>
    <w:p w14:paraId="567D6C79" w14:textId="77777777" w:rsidR="0018052A" w:rsidRPr="0018052A" w:rsidRDefault="0018052A" w:rsidP="0018052A">
      <w:r w:rsidRPr="0018052A">
        <w:t>Una página web normalmente se puede dividir en secciones para la introducción, el contenido y la información de contacto.</w:t>
      </w:r>
    </w:p>
    <w:p w14:paraId="24B73FD1" w14:textId="77777777" w:rsidR="0018052A" w:rsidRPr="0018052A" w:rsidRDefault="0018052A" w:rsidP="0018052A">
      <w:r w:rsidRPr="0018052A">
        <w:rPr>
          <w:b/>
          <w:bCs/>
        </w:rPr>
        <w:t>Elemento HTML &lt;</w:t>
      </w:r>
      <w:proofErr w:type="spellStart"/>
      <w:r w:rsidRPr="0018052A">
        <w:rPr>
          <w:b/>
          <w:bCs/>
        </w:rPr>
        <w:t>article</w:t>
      </w:r>
      <w:proofErr w:type="spellEnd"/>
      <w:r w:rsidRPr="0018052A">
        <w:rPr>
          <w:b/>
          <w:bCs/>
        </w:rPr>
        <w:t>&gt;</w:t>
      </w:r>
    </w:p>
    <w:p w14:paraId="2517F0F2" w14:textId="77777777" w:rsidR="0018052A" w:rsidRPr="0018052A" w:rsidRDefault="0018052A" w:rsidP="0018052A">
      <w:r w:rsidRPr="0018052A">
        <w:t>El elemento &lt;</w:t>
      </w:r>
      <w:proofErr w:type="spellStart"/>
      <w:r w:rsidRPr="0018052A">
        <w:t>article</w:t>
      </w:r>
      <w:proofErr w:type="spellEnd"/>
      <w:r w:rsidRPr="0018052A">
        <w:t>&gt; especifica contenido autónomo e independiente. Un artículo debe tener sentido por sí solo y debe ser posible distribuirlo independientemente del resto del sitio web.</w:t>
      </w:r>
    </w:p>
    <w:p w14:paraId="22833A59" w14:textId="77777777" w:rsidR="0018052A" w:rsidRPr="0018052A" w:rsidRDefault="0018052A" w:rsidP="0018052A">
      <w:r w:rsidRPr="0018052A">
        <w:t>Ejemplos de dónde se puede utilizar un elemento &lt;</w:t>
      </w:r>
      <w:proofErr w:type="spellStart"/>
      <w:r w:rsidRPr="0018052A">
        <w:t>article</w:t>
      </w:r>
      <w:proofErr w:type="spellEnd"/>
      <w:r w:rsidRPr="0018052A">
        <w:t>&gt;:</w:t>
      </w:r>
    </w:p>
    <w:p w14:paraId="1F623848" w14:textId="77777777" w:rsidR="0018052A" w:rsidRPr="0018052A" w:rsidRDefault="0018052A" w:rsidP="0018052A">
      <w:pPr>
        <w:numPr>
          <w:ilvl w:val="0"/>
          <w:numId w:val="10"/>
        </w:numPr>
      </w:pPr>
      <w:r w:rsidRPr="0018052A">
        <w:t>Publicación en el foro</w:t>
      </w:r>
    </w:p>
    <w:p w14:paraId="1615F4BB" w14:textId="77777777" w:rsidR="0018052A" w:rsidRPr="0018052A" w:rsidRDefault="0018052A" w:rsidP="0018052A">
      <w:pPr>
        <w:numPr>
          <w:ilvl w:val="0"/>
          <w:numId w:val="10"/>
        </w:numPr>
      </w:pPr>
      <w:r w:rsidRPr="0018052A">
        <w:lastRenderedPageBreak/>
        <w:t>Entrada en el blog</w:t>
      </w:r>
    </w:p>
    <w:p w14:paraId="635A63DA" w14:textId="77777777" w:rsidR="0018052A" w:rsidRPr="0018052A" w:rsidRDefault="0018052A" w:rsidP="0018052A">
      <w:pPr>
        <w:numPr>
          <w:ilvl w:val="0"/>
          <w:numId w:val="10"/>
        </w:numPr>
      </w:pPr>
      <w:r w:rsidRPr="0018052A">
        <w:t>Artículo de periódico</w:t>
      </w:r>
    </w:p>
    <w:p w14:paraId="1DB58BB2" w14:textId="77777777" w:rsidR="0018052A" w:rsidRPr="0018052A" w:rsidRDefault="0018052A" w:rsidP="0018052A">
      <w:r w:rsidRPr="0018052A">
        <w:rPr>
          <w:b/>
          <w:bCs/>
        </w:rPr>
        <w:t>Elemento HTML &lt;</w:t>
      </w:r>
      <w:proofErr w:type="spellStart"/>
      <w:r w:rsidRPr="0018052A">
        <w:rPr>
          <w:b/>
          <w:bCs/>
        </w:rPr>
        <w:t>header</w:t>
      </w:r>
      <w:proofErr w:type="spellEnd"/>
      <w:r w:rsidRPr="0018052A">
        <w:rPr>
          <w:b/>
          <w:bCs/>
        </w:rPr>
        <w:t>&gt;</w:t>
      </w:r>
    </w:p>
    <w:p w14:paraId="58BCFBE9" w14:textId="77777777" w:rsidR="0018052A" w:rsidRPr="0018052A" w:rsidRDefault="0018052A" w:rsidP="0018052A">
      <w:r w:rsidRPr="0018052A">
        <w:t>El elemento &lt;</w:t>
      </w:r>
      <w:proofErr w:type="spellStart"/>
      <w:r w:rsidRPr="0018052A">
        <w:t>header</w:t>
      </w:r>
      <w:proofErr w:type="spellEnd"/>
      <w:r w:rsidRPr="0018052A">
        <w:t>&gt; sirve para especificar contenido de tipo introductorio o un conjunto de enlaces de navegación.</w:t>
      </w:r>
    </w:p>
    <w:p w14:paraId="65190816" w14:textId="77777777" w:rsidR="0018052A" w:rsidRPr="0018052A" w:rsidRDefault="0018052A" w:rsidP="0018052A">
      <w:r w:rsidRPr="0018052A">
        <w:t>Un elemento &lt;</w:t>
      </w:r>
      <w:proofErr w:type="spellStart"/>
      <w:r w:rsidRPr="0018052A">
        <w:t>header</w:t>
      </w:r>
      <w:proofErr w:type="spellEnd"/>
      <w:r w:rsidRPr="0018052A">
        <w:t>&gt; normalmente contiene:</w:t>
      </w:r>
    </w:p>
    <w:p w14:paraId="0C582A28" w14:textId="77777777" w:rsidR="0018052A" w:rsidRPr="0018052A" w:rsidRDefault="0018052A" w:rsidP="0018052A">
      <w:pPr>
        <w:numPr>
          <w:ilvl w:val="0"/>
          <w:numId w:val="11"/>
        </w:numPr>
      </w:pPr>
      <w:r w:rsidRPr="0018052A">
        <w:t>Uno o más elementos de encabezado (&lt;h1&gt; - &lt;h6&gt;).</w:t>
      </w:r>
    </w:p>
    <w:p w14:paraId="2D56052B" w14:textId="77777777" w:rsidR="0018052A" w:rsidRPr="0018052A" w:rsidRDefault="0018052A" w:rsidP="0018052A">
      <w:pPr>
        <w:numPr>
          <w:ilvl w:val="0"/>
          <w:numId w:val="11"/>
        </w:numPr>
      </w:pPr>
      <w:r w:rsidRPr="0018052A">
        <w:t>Logo o icono.</w:t>
      </w:r>
    </w:p>
    <w:p w14:paraId="581104C8" w14:textId="77777777" w:rsidR="0018052A" w:rsidRPr="0018052A" w:rsidRDefault="0018052A" w:rsidP="0018052A">
      <w:pPr>
        <w:numPr>
          <w:ilvl w:val="0"/>
          <w:numId w:val="11"/>
        </w:numPr>
      </w:pPr>
      <w:r w:rsidRPr="0018052A">
        <w:t>Información de autoría.</w:t>
      </w:r>
    </w:p>
    <w:p w14:paraId="1FF15569" w14:textId="77777777" w:rsidR="0018052A" w:rsidRPr="0018052A" w:rsidRDefault="0018052A" w:rsidP="0018052A">
      <w:r w:rsidRPr="0018052A">
        <w:rPr>
          <w:b/>
          <w:bCs/>
        </w:rPr>
        <w:t>Nota:</w:t>
      </w:r>
      <w:r w:rsidRPr="0018052A">
        <w:t> puede tener varios elementos &lt;</w:t>
      </w:r>
      <w:proofErr w:type="spellStart"/>
      <w:r w:rsidRPr="0018052A">
        <w:t>header</w:t>
      </w:r>
      <w:proofErr w:type="spellEnd"/>
      <w:r w:rsidRPr="0018052A">
        <w:t>&gt; en un documento HTML. Sin embargo, el elemento &lt;</w:t>
      </w:r>
      <w:proofErr w:type="spellStart"/>
      <w:r w:rsidRPr="0018052A">
        <w:t>header</w:t>
      </w:r>
      <w:proofErr w:type="spellEnd"/>
      <w:r w:rsidRPr="0018052A">
        <w:t>&gt; no puede ser colocado dentro de elementos &lt;</w:t>
      </w:r>
      <w:proofErr w:type="spellStart"/>
      <w:r w:rsidRPr="0018052A">
        <w:t>footer</w:t>
      </w:r>
      <w:proofErr w:type="spellEnd"/>
      <w:r w:rsidRPr="0018052A">
        <w:t>&gt;, &lt;</w:t>
      </w:r>
      <w:proofErr w:type="spellStart"/>
      <w:r w:rsidRPr="0018052A">
        <w:t>address</w:t>
      </w:r>
      <w:proofErr w:type="spellEnd"/>
      <w:r w:rsidRPr="0018052A">
        <w:t>&gt; o dentro de otro elemento &lt;</w:t>
      </w:r>
      <w:proofErr w:type="spellStart"/>
      <w:r w:rsidRPr="0018052A">
        <w:t>header</w:t>
      </w:r>
      <w:proofErr w:type="spellEnd"/>
      <w:r w:rsidRPr="0018052A">
        <w:t>&gt;.</w:t>
      </w:r>
    </w:p>
    <w:p w14:paraId="08664E14" w14:textId="77777777" w:rsidR="0018052A" w:rsidRPr="0018052A" w:rsidRDefault="0018052A" w:rsidP="0018052A">
      <w:r w:rsidRPr="0018052A">
        <w:rPr>
          <w:b/>
          <w:bCs/>
        </w:rPr>
        <w:t>Elemento HTML &lt;</w:t>
      </w:r>
      <w:proofErr w:type="spellStart"/>
      <w:r w:rsidRPr="0018052A">
        <w:rPr>
          <w:b/>
          <w:bCs/>
        </w:rPr>
        <w:t>footer</w:t>
      </w:r>
      <w:proofErr w:type="spellEnd"/>
      <w:r w:rsidRPr="0018052A">
        <w:rPr>
          <w:b/>
          <w:bCs/>
        </w:rPr>
        <w:t>&gt;</w:t>
      </w:r>
    </w:p>
    <w:p w14:paraId="57CDF9D4" w14:textId="77777777" w:rsidR="0018052A" w:rsidRPr="0018052A" w:rsidRDefault="0018052A" w:rsidP="0018052A">
      <w:r w:rsidRPr="0018052A">
        <w:t>El elemento &lt;</w:t>
      </w:r>
      <w:proofErr w:type="spellStart"/>
      <w:r w:rsidRPr="0018052A">
        <w:t>footer</w:t>
      </w:r>
      <w:proofErr w:type="spellEnd"/>
      <w:r w:rsidRPr="0018052A">
        <w:t>&gt; define un pie de página para un documento o sección.</w:t>
      </w:r>
    </w:p>
    <w:p w14:paraId="13F62C6F" w14:textId="77777777" w:rsidR="0018052A" w:rsidRPr="0018052A" w:rsidRDefault="0018052A" w:rsidP="0018052A">
      <w:r w:rsidRPr="0018052A">
        <w:t>Un elemento &lt;</w:t>
      </w:r>
      <w:proofErr w:type="spellStart"/>
      <w:r w:rsidRPr="0018052A">
        <w:t>footer</w:t>
      </w:r>
      <w:proofErr w:type="spellEnd"/>
      <w:r w:rsidRPr="0018052A">
        <w:t>&gt; normalmente contiene:</w:t>
      </w:r>
    </w:p>
    <w:p w14:paraId="66135FCF" w14:textId="77777777" w:rsidR="0018052A" w:rsidRPr="0018052A" w:rsidRDefault="0018052A" w:rsidP="0018052A">
      <w:pPr>
        <w:numPr>
          <w:ilvl w:val="0"/>
          <w:numId w:val="12"/>
        </w:numPr>
      </w:pPr>
      <w:r w:rsidRPr="0018052A">
        <w:t>Información de autoría.</w:t>
      </w:r>
    </w:p>
    <w:p w14:paraId="104F7EF7" w14:textId="77777777" w:rsidR="0018052A" w:rsidRPr="0018052A" w:rsidRDefault="0018052A" w:rsidP="0018052A">
      <w:pPr>
        <w:numPr>
          <w:ilvl w:val="0"/>
          <w:numId w:val="12"/>
        </w:numPr>
      </w:pPr>
      <w:r w:rsidRPr="0018052A">
        <w:t>Información registrada.</w:t>
      </w:r>
    </w:p>
    <w:p w14:paraId="54C67962" w14:textId="77777777" w:rsidR="0018052A" w:rsidRPr="0018052A" w:rsidRDefault="0018052A" w:rsidP="0018052A">
      <w:pPr>
        <w:numPr>
          <w:ilvl w:val="0"/>
          <w:numId w:val="12"/>
        </w:numPr>
      </w:pPr>
      <w:r w:rsidRPr="0018052A">
        <w:t>Información de contacto.</w:t>
      </w:r>
    </w:p>
    <w:p w14:paraId="5D2B9285" w14:textId="77777777" w:rsidR="0018052A" w:rsidRPr="0018052A" w:rsidRDefault="0018052A" w:rsidP="0018052A">
      <w:pPr>
        <w:numPr>
          <w:ilvl w:val="0"/>
          <w:numId w:val="12"/>
        </w:numPr>
      </w:pPr>
      <w:r w:rsidRPr="0018052A">
        <w:t>Mapa del sitio.</w:t>
      </w:r>
    </w:p>
    <w:p w14:paraId="6BA0E410" w14:textId="77777777" w:rsidR="0018052A" w:rsidRPr="0018052A" w:rsidRDefault="0018052A" w:rsidP="0018052A">
      <w:pPr>
        <w:numPr>
          <w:ilvl w:val="0"/>
          <w:numId w:val="12"/>
        </w:numPr>
      </w:pPr>
      <w:r w:rsidRPr="0018052A">
        <w:t>Volver a los enlaces superiores.</w:t>
      </w:r>
    </w:p>
    <w:p w14:paraId="165A1B4C" w14:textId="77777777" w:rsidR="0018052A" w:rsidRPr="0018052A" w:rsidRDefault="0018052A" w:rsidP="0018052A">
      <w:pPr>
        <w:numPr>
          <w:ilvl w:val="0"/>
          <w:numId w:val="12"/>
        </w:numPr>
      </w:pPr>
      <w:r w:rsidRPr="0018052A">
        <w:t>Documentos relacionados.</w:t>
      </w:r>
    </w:p>
    <w:p w14:paraId="19D5F23A" w14:textId="77777777" w:rsidR="0018052A" w:rsidRPr="0018052A" w:rsidRDefault="0018052A" w:rsidP="0018052A">
      <w:r w:rsidRPr="0018052A">
        <w:t>Puede tener varios elementos &lt;</w:t>
      </w:r>
      <w:proofErr w:type="spellStart"/>
      <w:r w:rsidRPr="0018052A">
        <w:t>footer</w:t>
      </w:r>
      <w:proofErr w:type="spellEnd"/>
      <w:r w:rsidRPr="0018052A">
        <w:t>&gt; en un documento.</w:t>
      </w:r>
    </w:p>
    <w:p w14:paraId="3FBA56B7" w14:textId="77777777" w:rsidR="0018052A" w:rsidRPr="0018052A" w:rsidRDefault="0018052A" w:rsidP="0018052A">
      <w:r w:rsidRPr="0018052A">
        <w:rPr>
          <w:b/>
          <w:bCs/>
        </w:rPr>
        <w:t>Elemento HTML &lt;</w:t>
      </w:r>
      <w:proofErr w:type="spellStart"/>
      <w:r w:rsidRPr="0018052A">
        <w:rPr>
          <w:b/>
          <w:bCs/>
        </w:rPr>
        <w:t>nav</w:t>
      </w:r>
      <w:proofErr w:type="spellEnd"/>
      <w:r w:rsidRPr="0018052A">
        <w:rPr>
          <w:b/>
          <w:bCs/>
        </w:rPr>
        <w:t>&gt;</w:t>
      </w:r>
    </w:p>
    <w:p w14:paraId="6A9D746F" w14:textId="77777777" w:rsidR="0018052A" w:rsidRPr="0018052A" w:rsidRDefault="0018052A" w:rsidP="0018052A">
      <w:r w:rsidRPr="0018052A">
        <w:t>El elemento HTML </w:t>
      </w:r>
      <w:hyperlink r:id="rId44" w:tgtFrame="_blank" w:history="1">
        <w:r w:rsidRPr="0018052A">
          <w:rPr>
            <w:rStyle w:val="Hipervnculo"/>
          </w:rPr>
          <w:t>&lt;</w:t>
        </w:r>
        <w:proofErr w:type="spellStart"/>
        <w:r w:rsidRPr="0018052A">
          <w:rPr>
            <w:rStyle w:val="Hipervnculo"/>
          </w:rPr>
          <w:t>nav</w:t>
        </w:r>
        <w:proofErr w:type="spellEnd"/>
        <w:r w:rsidRPr="0018052A">
          <w:rPr>
            <w:rStyle w:val="Hipervnculo"/>
          </w:rPr>
          <w:t>&gt;</w:t>
        </w:r>
      </w:hyperlink>
      <w:r w:rsidRPr="0018052A">
        <w:t> representa una sección de una página cuyo propósito es proporcionar enlaces de navegación, ya sea dentro del documento actual o en otros documentos. Ejemplos comunes de secciones de navegación son: menús, tablas de contenido e índices. </w:t>
      </w:r>
    </w:p>
    <w:p w14:paraId="3588AAE1" w14:textId="77777777" w:rsidR="0018052A" w:rsidRPr="0018052A" w:rsidRDefault="0018052A" w:rsidP="0018052A">
      <w:r w:rsidRPr="0018052A">
        <w:t>Debemos tener en cuenta que NO todos los enlaces de un documento deben estar dentro de un elemento &lt;</w:t>
      </w:r>
      <w:proofErr w:type="spellStart"/>
      <w:r w:rsidRPr="0018052A">
        <w:t>nav</w:t>
      </w:r>
      <w:proofErr w:type="spellEnd"/>
      <w:r w:rsidRPr="0018052A">
        <w:t>&gt;. El elemento &lt;</w:t>
      </w:r>
      <w:proofErr w:type="spellStart"/>
      <w:r w:rsidRPr="0018052A">
        <w:t>nav</w:t>
      </w:r>
      <w:proofErr w:type="spellEnd"/>
      <w:r w:rsidRPr="0018052A">
        <w:t>&gt; está destinado sólo para el bloque principal de enlaces de navegación.</w:t>
      </w:r>
    </w:p>
    <w:p w14:paraId="57104A6F" w14:textId="77777777" w:rsidR="0018052A" w:rsidRPr="0018052A" w:rsidRDefault="0018052A" w:rsidP="0018052A">
      <w:r w:rsidRPr="0018052A">
        <w:t>Los navegadores, como los lectores de pantalla para usuarios con capacidades diferentes, pueden utilizar este elemento para determinar si se debe omitir la representación inicial de este contenido.</w:t>
      </w:r>
    </w:p>
    <w:p w14:paraId="27047638" w14:textId="77777777" w:rsidR="0018052A" w:rsidRPr="0018052A" w:rsidRDefault="0018052A" w:rsidP="0018052A">
      <w:r w:rsidRPr="0018052A">
        <w:rPr>
          <w:b/>
          <w:bCs/>
        </w:rPr>
        <w:t>Elemento HTML &lt;aside&gt;</w:t>
      </w:r>
    </w:p>
    <w:p w14:paraId="601B512C" w14:textId="149F03D8" w:rsidR="00487C84" w:rsidRDefault="0018052A" w:rsidP="001064E4">
      <w:r w:rsidRPr="0018052A">
        <w:t>El elemento HTML </w:t>
      </w:r>
      <w:hyperlink r:id="rId45" w:tgtFrame="_blank" w:history="1">
        <w:r w:rsidRPr="0018052A">
          <w:rPr>
            <w:rStyle w:val="Hipervnculo"/>
          </w:rPr>
          <w:t>&lt;aside&gt;</w:t>
        </w:r>
      </w:hyperlink>
      <w:r w:rsidRPr="0018052A">
        <w:t xml:space="preserve"> representa una sección de una página que consiste en contenido que está indirectamente relacionado con el contenido principal del documento. Estas secciones son a menudo representadas como barras laterales o como inserciones y contienen una explicación al margen como una definición de glosario, elementos relacionados indirectamente, como publicidad, la biografía del autor, o en aplicaciones web, la información de perfil o enlaces a blogs </w:t>
      </w:r>
      <w:proofErr w:type="gramStart"/>
      <w:r w:rsidRPr="0018052A">
        <w:t>relacionados .</w:t>
      </w:r>
      <w:proofErr w:type="gramEnd"/>
    </w:p>
    <w:p w14:paraId="33632BDE" w14:textId="7E96B88A" w:rsidR="001064E4" w:rsidRDefault="001064E4" w:rsidP="001064E4">
      <w:pPr>
        <w:rPr>
          <w:u w:val="single"/>
        </w:rPr>
      </w:pPr>
    </w:p>
    <w:p w14:paraId="60DEE4F2" w14:textId="77777777" w:rsidR="004046CD" w:rsidRPr="004046CD" w:rsidRDefault="004046CD" w:rsidP="004046CD">
      <w:pPr>
        <w:rPr>
          <w:u w:val="single"/>
        </w:rPr>
      </w:pPr>
      <w:r w:rsidRPr="004046CD">
        <w:rPr>
          <w:u w:val="single"/>
        </w:rPr>
        <w:t>Colores</w:t>
      </w:r>
    </w:p>
    <w:p w14:paraId="62020DA0" w14:textId="77777777" w:rsidR="004046CD" w:rsidRPr="004046CD" w:rsidRDefault="004046CD" w:rsidP="004046CD">
      <w:r w:rsidRPr="004046CD">
        <w:t>Los colores son muy importantes para darle una buena apariencia a tu sitio web. Puedes especificar colores a nivel de página usando la etiqueta &lt;</w:t>
      </w:r>
      <w:proofErr w:type="spellStart"/>
      <w:r w:rsidRPr="004046CD">
        <w:t>body</w:t>
      </w:r>
      <w:proofErr w:type="spellEnd"/>
      <w:r w:rsidRPr="004046CD">
        <w:t>&gt; o puedes establecer colores para etiquetas individuales usando el atributo </w:t>
      </w:r>
      <w:proofErr w:type="spellStart"/>
      <w:r w:rsidRPr="004046CD">
        <w:rPr>
          <w:b/>
          <w:bCs/>
        </w:rPr>
        <w:t>bgcolor</w:t>
      </w:r>
      <w:proofErr w:type="spellEnd"/>
      <w:r w:rsidRPr="004046CD">
        <w:t>.</w:t>
      </w:r>
    </w:p>
    <w:p w14:paraId="03D19AAE" w14:textId="77777777" w:rsidR="004046CD" w:rsidRPr="004046CD" w:rsidRDefault="004046CD" w:rsidP="004046CD">
      <w:r w:rsidRPr="004046CD">
        <w:t>La etiqueta &lt;</w:t>
      </w:r>
      <w:proofErr w:type="spellStart"/>
      <w:r w:rsidRPr="004046CD">
        <w:t>body</w:t>
      </w:r>
      <w:proofErr w:type="spellEnd"/>
      <w:r w:rsidRPr="004046CD">
        <w:t>&gt; tiene los siguientes atributos que se pueden usar para establecer diferentes colores:</w:t>
      </w:r>
    </w:p>
    <w:p w14:paraId="1B27B9BD" w14:textId="77777777" w:rsidR="004046CD" w:rsidRPr="004046CD" w:rsidRDefault="004046CD" w:rsidP="004046CD">
      <w:pPr>
        <w:numPr>
          <w:ilvl w:val="0"/>
          <w:numId w:val="13"/>
        </w:numPr>
      </w:pPr>
      <w:proofErr w:type="spellStart"/>
      <w:r w:rsidRPr="004046CD">
        <w:rPr>
          <w:b/>
          <w:bCs/>
        </w:rPr>
        <w:t>bgcolor</w:t>
      </w:r>
      <w:proofErr w:type="spellEnd"/>
      <w:r w:rsidRPr="004046CD">
        <w:t>: establece un color para el fondo de la página.</w:t>
      </w:r>
    </w:p>
    <w:p w14:paraId="5E0D47CC" w14:textId="77777777" w:rsidR="004046CD" w:rsidRPr="004046CD" w:rsidRDefault="004046CD" w:rsidP="004046CD">
      <w:pPr>
        <w:numPr>
          <w:ilvl w:val="0"/>
          <w:numId w:val="13"/>
        </w:numPr>
      </w:pPr>
      <w:proofErr w:type="spellStart"/>
      <w:r w:rsidRPr="004046CD">
        <w:rPr>
          <w:b/>
          <w:bCs/>
        </w:rPr>
        <w:t>text</w:t>
      </w:r>
      <w:proofErr w:type="spellEnd"/>
      <w:r w:rsidRPr="004046CD">
        <w:t>: establece un color para el cuerpo del texto.</w:t>
      </w:r>
    </w:p>
    <w:p w14:paraId="3E884988" w14:textId="77777777" w:rsidR="004046CD" w:rsidRPr="004046CD" w:rsidRDefault="004046CD" w:rsidP="004046CD">
      <w:pPr>
        <w:numPr>
          <w:ilvl w:val="0"/>
          <w:numId w:val="13"/>
        </w:numPr>
      </w:pPr>
      <w:proofErr w:type="spellStart"/>
      <w:r w:rsidRPr="004046CD">
        <w:rPr>
          <w:b/>
          <w:bCs/>
        </w:rPr>
        <w:t>alink</w:t>
      </w:r>
      <w:proofErr w:type="spellEnd"/>
      <w:r w:rsidRPr="004046CD">
        <w:t>: establece un color para los enlaces activos o los enlaces seleccionados.</w:t>
      </w:r>
    </w:p>
    <w:p w14:paraId="0D79B9E1" w14:textId="77777777" w:rsidR="004046CD" w:rsidRPr="004046CD" w:rsidRDefault="004046CD" w:rsidP="004046CD">
      <w:pPr>
        <w:numPr>
          <w:ilvl w:val="0"/>
          <w:numId w:val="13"/>
        </w:numPr>
      </w:pPr>
      <w:r w:rsidRPr="004046CD">
        <w:rPr>
          <w:b/>
          <w:bCs/>
        </w:rPr>
        <w:t>link</w:t>
      </w:r>
      <w:r w:rsidRPr="004046CD">
        <w:t>: establece un color para el texto vinculado.</w:t>
      </w:r>
    </w:p>
    <w:p w14:paraId="11DCAD8E" w14:textId="77777777" w:rsidR="004046CD" w:rsidRPr="004046CD" w:rsidRDefault="004046CD" w:rsidP="004046CD">
      <w:pPr>
        <w:numPr>
          <w:ilvl w:val="0"/>
          <w:numId w:val="13"/>
        </w:numPr>
      </w:pPr>
      <w:proofErr w:type="spellStart"/>
      <w:r w:rsidRPr="004046CD">
        <w:rPr>
          <w:b/>
          <w:bCs/>
        </w:rPr>
        <w:t>vlink</w:t>
      </w:r>
      <w:proofErr w:type="spellEnd"/>
      <w:r w:rsidRPr="004046CD">
        <w:t>: establece un color para los enlaces visitados, es decir, para el texto vinculado en el que ya ha hecho clic.</w:t>
      </w:r>
    </w:p>
    <w:p w14:paraId="59FAD8A2" w14:textId="77777777" w:rsidR="004046CD" w:rsidRPr="004046CD" w:rsidRDefault="004046CD" w:rsidP="004046CD">
      <w:pPr>
        <w:numPr>
          <w:ilvl w:val="0"/>
          <w:numId w:val="13"/>
        </w:numPr>
      </w:pPr>
    </w:p>
    <w:p w14:paraId="07559399" w14:textId="77777777" w:rsidR="004046CD" w:rsidRPr="004046CD" w:rsidRDefault="004046CD" w:rsidP="004046CD">
      <w:r w:rsidRPr="004046CD">
        <w:lastRenderedPageBreak/>
        <w:t>Métodos de codificación de colores HTML</w:t>
      </w:r>
    </w:p>
    <w:p w14:paraId="790C18C3" w14:textId="77777777" w:rsidR="004046CD" w:rsidRPr="004046CD" w:rsidRDefault="004046CD" w:rsidP="004046CD">
      <w:r w:rsidRPr="004046CD">
        <w:t>Existen tres métodos diferentes para configurar los colores en tu página web:</w:t>
      </w:r>
    </w:p>
    <w:p w14:paraId="601EFC48" w14:textId="77777777" w:rsidR="004046CD" w:rsidRPr="004046CD" w:rsidRDefault="004046CD" w:rsidP="004046CD">
      <w:pPr>
        <w:numPr>
          <w:ilvl w:val="0"/>
          <w:numId w:val="14"/>
        </w:numPr>
      </w:pPr>
      <w:r w:rsidRPr="004046CD">
        <w:rPr>
          <w:b/>
          <w:bCs/>
        </w:rPr>
        <w:t>Nombres de colores</w:t>
      </w:r>
      <w:r w:rsidRPr="004046CD">
        <w:t>: puede especificar nombres de colores directamente como </w:t>
      </w:r>
      <w:proofErr w:type="spellStart"/>
      <w:r w:rsidRPr="004046CD">
        <w:rPr>
          <w:b/>
          <w:bCs/>
        </w:rPr>
        <w:t>green</w:t>
      </w:r>
      <w:proofErr w:type="spellEnd"/>
      <w:r w:rsidRPr="004046CD">
        <w:t>, </w:t>
      </w:r>
      <w:r w:rsidRPr="004046CD">
        <w:rPr>
          <w:b/>
          <w:bCs/>
        </w:rPr>
        <w:t>blue</w:t>
      </w:r>
      <w:r w:rsidRPr="004046CD">
        <w:t> o</w:t>
      </w:r>
      <w:r w:rsidRPr="004046CD">
        <w:rPr>
          <w:b/>
          <w:bCs/>
        </w:rPr>
        <w:t> red.</w:t>
      </w:r>
    </w:p>
    <w:p w14:paraId="1FC13159" w14:textId="77777777" w:rsidR="004046CD" w:rsidRPr="004046CD" w:rsidRDefault="004046CD" w:rsidP="004046CD">
      <w:pPr>
        <w:numPr>
          <w:ilvl w:val="0"/>
          <w:numId w:val="14"/>
        </w:numPr>
      </w:pPr>
      <w:r w:rsidRPr="004046CD">
        <w:rPr>
          <w:b/>
          <w:bCs/>
        </w:rPr>
        <w:t>Códigos hexadecimales</w:t>
      </w:r>
      <w:r w:rsidRPr="004046CD">
        <w:t xml:space="preserve">: un código de seis dígitos que representa la cantidad de </w:t>
      </w:r>
      <w:proofErr w:type="gramStart"/>
      <w:r w:rsidRPr="004046CD">
        <w:t>rojo ,</w:t>
      </w:r>
      <w:proofErr w:type="gramEnd"/>
      <w:r w:rsidRPr="004046CD">
        <w:t xml:space="preserve"> verde y azul que compone el color.</w:t>
      </w:r>
    </w:p>
    <w:p w14:paraId="518ED8FB" w14:textId="77777777" w:rsidR="004046CD" w:rsidRPr="004046CD" w:rsidRDefault="004046CD" w:rsidP="004046CD">
      <w:pPr>
        <w:numPr>
          <w:ilvl w:val="0"/>
          <w:numId w:val="14"/>
        </w:numPr>
      </w:pPr>
      <w:r w:rsidRPr="004046CD">
        <w:rPr>
          <w:b/>
          <w:bCs/>
        </w:rPr>
        <w:t>Valores decimales o porcentuales de color</w:t>
      </w:r>
      <w:r w:rsidRPr="004046CD">
        <w:t xml:space="preserve">: este valor se especifica mediante la propiedad </w:t>
      </w:r>
      <w:proofErr w:type="spellStart"/>
      <w:r w:rsidRPr="004046CD">
        <w:t>rgb</w:t>
      </w:r>
      <w:proofErr w:type="spellEnd"/>
      <w:r w:rsidRPr="004046CD">
        <w:t xml:space="preserve"> ().</w:t>
      </w:r>
    </w:p>
    <w:p w14:paraId="7026F11E" w14:textId="77777777" w:rsidR="004046CD" w:rsidRPr="004046CD" w:rsidRDefault="004046CD" w:rsidP="004046CD">
      <w:r w:rsidRPr="004046CD">
        <w:t>Ahora veremos estos esquemas de coloración uno por uno.</w:t>
      </w:r>
    </w:p>
    <w:p w14:paraId="20FD073C" w14:textId="77777777" w:rsidR="004046CD" w:rsidRPr="004046CD" w:rsidRDefault="004046CD" w:rsidP="004046CD">
      <w:r w:rsidRPr="004046CD">
        <w:t>Colores HTML - Nombres de colores</w:t>
      </w:r>
    </w:p>
    <w:p w14:paraId="260B3BAD" w14:textId="77777777" w:rsidR="004046CD" w:rsidRPr="004046CD" w:rsidRDefault="004046CD" w:rsidP="004046CD">
      <w:r w:rsidRPr="004046CD">
        <w:t>Puedes especificar un nombre de color directo para establecer el texto o el color de fondo. W3C ha enumerado 16 nombres de colores básicos que se validarán con un validador HTML, pero hay más de 200 nombres de colores diferentes compatibles con los principales navegadores.</w:t>
      </w:r>
    </w:p>
    <w:p w14:paraId="17FD1C24" w14:textId="77777777" w:rsidR="004046CD" w:rsidRPr="004046CD" w:rsidRDefault="004046CD" w:rsidP="004046CD">
      <w:r w:rsidRPr="004046CD">
        <w:rPr>
          <w:b/>
          <w:bCs/>
        </w:rPr>
        <w:t>Nota</w:t>
      </w:r>
      <w:r w:rsidRPr="004046CD">
        <w:t>: te dejamos para que consultes una lista completa de nombres de </w:t>
      </w:r>
      <w:hyperlink r:id="rId46" w:tgtFrame="_blank" w:history="1">
        <w:r w:rsidRPr="004046CD">
          <w:rPr>
            <w:rStyle w:val="Hipervnculo"/>
          </w:rPr>
          <w:t>colores HTML.</w:t>
        </w:r>
      </w:hyperlink>
    </w:p>
    <w:p w14:paraId="642D3EB5" w14:textId="77777777" w:rsidR="004046CD" w:rsidRPr="004046CD" w:rsidRDefault="004046CD" w:rsidP="004046CD">
      <w:r w:rsidRPr="004046CD">
        <w:t>Estándar W3C 16 colores</w:t>
      </w:r>
    </w:p>
    <w:p w14:paraId="36CB9759" w14:textId="77777777" w:rsidR="004046CD" w:rsidRPr="004046CD" w:rsidRDefault="004046CD" w:rsidP="004046CD">
      <w:r w:rsidRPr="004046CD">
        <w:t>Aquí está la lista de nombres de 16 colores estándar del W3C y se recomienda usarlos.</w:t>
      </w:r>
    </w:p>
    <w:p w14:paraId="77327E9D" w14:textId="34D8A1A1" w:rsidR="001064E4" w:rsidRDefault="004046CD" w:rsidP="004046CD">
      <w:pPr>
        <w:jc w:val="center"/>
      </w:pPr>
      <w:r>
        <w:rPr>
          <w:noProof/>
        </w:rPr>
        <w:drawing>
          <wp:inline distT="0" distB="0" distL="0" distR="0" wp14:anchorId="1C0DFA9C" wp14:editId="5F5401DF">
            <wp:extent cx="3019425" cy="1095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095375"/>
                    </a:xfrm>
                    <a:prstGeom prst="rect">
                      <a:avLst/>
                    </a:prstGeom>
                  </pic:spPr>
                </pic:pic>
              </a:graphicData>
            </a:graphic>
          </wp:inline>
        </w:drawing>
      </w:r>
    </w:p>
    <w:p w14:paraId="21484FDF" w14:textId="77777777" w:rsidR="00404318" w:rsidRPr="00404318" w:rsidRDefault="00404318" w:rsidP="00404318">
      <w:r w:rsidRPr="00404318">
        <w:t>Ejemplo</w:t>
      </w:r>
    </w:p>
    <w:p w14:paraId="6E2CF0E1" w14:textId="77777777" w:rsidR="00404318" w:rsidRPr="00404318" w:rsidRDefault="00404318" w:rsidP="00404318">
      <w:r w:rsidRPr="00404318">
        <w:t>Estos son los ejemplos para establecer el fondo de una etiqueta HTML por nombre de color:</w:t>
      </w:r>
    </w:p>
    <w:p w14:paraId="75BD5A41" w14:textId="332A2DDA" w:rsidR="004046CD" w:rsidRDefault="00404318" w:rsidP="00404318">
      <w:pPr>
        <w:jc w:val="center"/>
      </w:pPr>
      <w:r>
        <w:rPr>
          <w:noProof/>
        </w:rPr>
        <w:drawing>
          <wp:inline distT="0" distB="0" distL="0" distR="0" wp14:anchorId="44516B0C" wp14:editId="028493E3">
            <wp:extent cx="5162550" cy="3876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550" cy="3876675"/>
                    </a:xfrm>
                    <a:prstGeom prst="rect">
                      <a:avLst/>
                    </a:prstGeom>
                  </pic:spPr>
                </pic:pic>
              </a:graphicData>
            </a:graphic>
          </wp:inline>
        </w:drawing>
      </w:r>
    </w:p>
    <w:p w14:paraId="742DDB7C" w14:textId="77777777" w:rsidR="00404318" w:rsidRPr="001064E4" w:rsidRDefault="00404318" w:rsidP="00404318"/>
    <w:sectPr w:rsidR="00404318" w:rsidRPr="001064E4" w:rsidSect="00695EFE">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A49"/>
    <w:multiLevelType w:val="multilevel"/>
    <w:tmpl w:val="28C8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64D5F"/>
    <w:multiLevelType w:val="multilevel"/>
    <w:tmpl w:val="E3AE1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26849"/>
    <w:multiLevelType w:val="multilevel"/>
    <w:tmpl w:val="1094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A72A5"/>
    <w:multiLevelType w:val="multilevel"/>
    <w:tmpl w:val="05C4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02774"/>
    <w:multiLevelType w:val="multilevel"/>
    <w:tmpl w:val="793E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D16A5B"/>
    <w:multiLevelType w:val="multilevel"/>
    <w:tmpl w:val="F73E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12F63"/>
    <w:multiLevelType w:val="multilevel"/>
    <w:tmpl w:val="281C0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9F1ACC"/>
    <w:multiLevelType w:val="multilevel"/>
    <w:tmpl w:val="52AE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1D4138"/>
    <w:multiLevelType w:val="multilevel"/>
    <w:tmpl w:val="A93E2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304881"/>
    <w:multiLevelType w:val="multilevel"/>
    <w:tmpl w:val="920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CE376D"/>
    <w:multiLevelType w:val="multilevel"/>
    <w:tmpl w:val="2756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E934A3"/>
    <w:multiLevelType w:val="multilevel"/>
    <w:tmpl w:val="2E640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216891"/>
    <w:multiLevelType w:val="multilevel"/>
    <w:tmpl w:val="C22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4274A"/>
    <w:multiLevelType w:val="multilevel"/>
    <w:tmpl w:val="EC9E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2"/>
  </w:num>
  <w:num w:numId="4">
    <w:abstractNumId w:val="3"/>
  </w:num>
  <w:num w:numId="5">
    <w:abstractNumId w:val="6"/>
  </w:num>
  <w:num w:numId="6">
    <w:abstractNumId w:val="8"/>
  </w:num>
  <w:num w:numId="7">
    <w:abstractNumId w:val="11"/>
  </w:num>
  <w:num w:numId="8">
    <w:abstractNumId w:val="1"/>
  </w:num>
  <w:num w:numId="9">
    <w:abstractNumId w:val="10"/>
  </w:num>
  <w:num w:numId="10">
    <w:abstractNumId w:val="4"/>
  </w:num>
  <w:num w:numId="11">
    <w:abstractNumId w:val="7"/>
  </w:num>
  <w:num w:numId="12">
    <w:abstractNumId w:val="13"/>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E1"/>
    <w:rsid w:val="000448AF"/>
    <w:rsid w:val="000D4B7C"/>
    <w:rsid w:val="000F7419"/>
    <w:rsid w:val="001064E4"/>
    <w:rsid w:val="001734BC"/>
    <w:rsid w:val="0018052A"/>
    <w:rsid w:val="001D1AE1"/>
    <w:rsid w:val="002F30BD"/>
    <w:rsid w:val="003A5F3E"/>
    <w:rsid w:val="00404318"/>
    <w:rsid w:val="004046CD"/>
    <w:rsid w:val="00410421"/>
    <w:rsid w:val="004324D8"/>
    <w:rsid w:val="00482BEC"/>
    <w:rsid w:val="00487C84"/>
    <w:rsid w:val="004D5282"/>
    <w:rsid w:val="00592566"/>
    <w:rsid w:val="00695EFE"/>
    <w:rsid w:val="007808A5"/>
    <w:rsid w:val="00862455"/>
    <w:rsid w:val="008E60D1"/>
    <w:rsid w:val="008F0D22"/>
    <w:rsid w:val="009C2F7B"/>
    <w:rsid w:val="00A76EBF"/>
    <w:rsid w:val="00AC1AAF"/>
    <w:rsid w:val="00AF6F4B"/>
    <w:rsid w:val="00B02478"/>
    <w:rsid w:val="00B64084"/>
    <w:rsid w:val="00BD0175"/>
    <w:rsid w:val="00C11387"/>
    <w:rsid w:val="00C17623"/>
    <w:rsid w:val="00CE68F9"/>
    <w:rsid w:val="00CF012B"/>
    <w:rsid w:val="00D02115"/>
    <w:rsid w:val="00D227CB"/>
    <w:rsid w:val="00E516F8"/>
    <w:rsid w:val="00E56FB9"/>
    <w:rsid w:val="00EE70C3"/>
    <w:rsid w:val="00F15985"/>
    <w:rsid w:val="00FC32E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0C251"/>
  <w15:chartTrackingRefBased/>
  <w15:docId w15:val="{DFBBB697-9333-4C59-A863-D9E9A7AC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A5F3E"/>
    <w:rPr>
      <w:color w:val="0563C1" w:themeColor="hyperlink"/>
      <w:u w:val="single"/>
    </w:rPr>
  </w:style>
  <w:style w:type="character" w:styleId="Mencinsinresolver">
    <w:name w:val="Unresolved Mention"/>
    <w:basedOn w:val="Fuentedeprrafopredeter"/>
    <w:uiPriority w:val="99"/>
    <w:semiHidden/>
    <w:unhideWhenUsed/>
    <w:rsid w:val="003A5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86646">
      <w:bodyDiv w:val="1"/>
      <w:marLeft w:val="0"/>
      <w:marRight w:val="0"/>
      <w:marTop w:val="0"/>
      <w:marBottom w:val="0"/>
      <w:divBdr>
        <w:top w:val="none" w:sz="0" w:space="0" w:color="auto"/>
        <w:left w:val="none" w:sz="0" w:space="0" w:color="auto"/>
        <w:bottom w:val="none" w:sz="0" w:space="0" w:color="auto"/>
        <w:right w:val="none" w:sz="0" w:space="0" w:color="auto"/>
      </w:divBdr>
      <w:divsChild>
        <w:div w:id="1144198566">
          <w:marLeft w:val="0"/>
          <w:marRight w:val="0"/>
          <w:marTop w:val="0"/>
          <w:marBottom w:val="0"/>
          <w:divBdr>
            <w:top w:val="none" w:sz="0" w:space="0" w:color="auto"/>
            <w:left w:val="none" w:sz="0" w:space="0" w:color="auto"/>
            <w:bottom w:val="none" w:sz="0" w:space="0" w:color="auto"/>
            <w:right w:val="none" w:sz="0" w:space="0" w:color="auto"/>
          </w:divBdr>
          <w:divsChild>
            <w:div w:id="1828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9016156">
      <w:bodyDiv w:val="1"/>
      <w:marLeft w:val="0"/>
      <w:marRight w:val="0"/>
      <w:marTop w:val="0"/>
      <w:marBottom w:val="0"/>
      <w:divBdr>
        <w:top w:val="none" w:sz="0" w:space="0" w:color="auto"/>
        <w:left w:val="none" w:sz="0" w:space="0" w:color="auto"/>
        <w:bottom w:val="none" w:sz="0" w:space="0" w:color="auto"/>
        <w:right w:val="none" w:sz="0" w:space="0" w:color="auto"/>
      </w:divBdr>
      <w:divsChild>
        <w:div w:id="424376606">
          <w:marLeft w:val="0"/>
          <w:marRight w:val="0"/>
          <w:marTop w:val="0"/>
          <w:marBottom w:val="0"/>
          <w:divBdr>
            <w:top w:val="none" w:sz="0" w:space="0" w:color="auto"/>
            <w:left w:val="none" w:sz="0" w:space="0" w:color="auto"/>
            <w:bottom w:val="none" w:sz="0" w:space="0" w:color="auto"/>
            <w:right w:val="none" w:sz="0" w:space="0" w:color="auto"/>
          </w:divBdr>
        </w:div>
      </w:divsChild>
    </w:div>
    <w:div w:id="317921598">
      <w:bodyDiv w:val="1"/>
      <w:marLeft w:val="0"/>
      <w:marRight w:val="0"/>
      <w:marTop w:val="0"/>
      <w:marBottom w:val="0"/>
      <w:divBdr>
        <w:top w:val="none" w:sz="0" w:space="0" w:color="auto"/>
        <w:left w:val="none" w:sz="0" w:space="0" w:color="auto"/>
        <w:bottom w:val="none" w:sz="0" w:space="0" w:color="auto"/>
        <w:right w:val="none" w:sz="0" w:space="0" w:color="auto"/>
      </w:divBdr>
      <w:divsChild>
        <w:div w:id="307783714">
          <w:marLeft w:val="0"/>
          <w:marRight w:val="0"/>
          <w:marTop w:val="0"/>
          <w:marBottom w:val="0"/>
          <w:divBdr>
            <w:top w:val="none" w:sz="0" w:space="0" w:color="auto"/>
            <w:left w:val="none" w:sz="0" w:space="0" w:color="auto"/>
            <w:bottom w:val="none" w:sz="0" w:space="0" w:color="auto"/>
            <w:right w:val="none" w:sz="0" w:space="0" w:color="auto"/>
          </w:divBdr>
        </w:div>
      </w:divsChild>
    </w:div>
    <w:div w:id="352924717">
      <w:bodyDiv w:val="1"/>
      <w:marLeft w:val="0"/>
      <w:marRight w:val="0"/>
      <w:marTop w:val="0"/>
      <w:marBottom w:val="0"/>
      <w:divBdr>
        <w:top w:val="none" w:sz="0" w:space="0" w:color="auto"/>
        <w:left w:val="none" w:sz="0" w:space="0" w:color="auto"/>
        <w:bottom w:val="none" w:sz="0" w:space="0" w:color="auto"/>
        <w:right w:val="none" w:sz="0" w:space="0" w:color="auto"/>
      </w:divBdr>
      <w:divsChild>
        <w:div w:id="1831142744">
          <w:marLeft w:val="0"/>
          <w:marRight w:val="0"/>
          <w:marTop w:val="0"/>
          <w:marBottom w:val="0"/>
          <w:divBdr>
            <w:top w:val="none" w:sz="0" w:space="0" w:color="auto"/>
            <w:left w:val="none" w:sz="0" w:space="0" w:color="auto"/>
            <w:bottom w:val="none" w:sz="0" w:space="0" w:color="auto"/>
            <w:right w:val="none" w:sz="0" w:space="0" w:color="auto"/>
          </w:divBdr>
        </w:div>
      </w:divsChild>
    </w:div>
    <w:div w:id="395976440">
      <w:bodyDiv w:val="1"/>
      <w:marLeft w:val="0"/>
      <w:marRight w:val="0"/>
      <w:marTop w:val="0"/>
      <w:marBottom w:val="0"/>
      <w:divBdr>
        <w:top w:val="none" w:sz="0" w:space="0" w:color="auto"/>
        <w:left w:val="none" w:sz="0" w:space="0" w:color="auto"/>
        <w:bottom w:val="none" w:sz="0" w:space="0" w:color="auto"/>
        <w:right w:val="none" w:sz="0" w:space="0" w:color="auto"/>
      </w:divBdr>
      <w:divsChild>
        <w:div w:id="9067330">
          <w:marLeft w:val="0"/>
          <w:marRight w:val="0"/>
          <w:marTop w:val="0"/>
          <w:marBottom w:val="0"/>
          <w:divBdr>
            <w:top w:val="none" w:sz="0" w:space="0" w:color="auto"/>
            <w:left w:val="none" w:sz="0" w:space="0" w:color="auto"/>
            <w:bottom w:val="none" w:sz="0" w:space="0" w:color="auto"/>
            <w:right w:val="none" w:sz="0" w:space="0" w:color="auto"/>
          </w:divBdr>
        </w:div>
      </w:divsChild>
    </w:div>
    <w:div w:id="396128937">
      <w:bodyDiv w:val="1"/>
      <w:marLeft w:val="0"/>
      <w:marRight w:val="0"/>
      <w:marTop w:val="0"/>
      <w:marBottom w:val="0"/>
      <w:divBdr>
        <w:top w:val="none" w:sz="0" w:space="0" w:color="auto"/>
        <w:left w:val="none" w:sz="0" w:space="0" w:color="auto"/>
        <w:bottom w:val="none" w:sz="0" w:space="0" w:color="auto"/>
        <w:right w:val="none" w:sz="0" w:space="0" w:color="auto"/>
      </w:divBdr>
      <w:divsChild>
        <w:div w:id="262962165">
          <w:marLeft w:val="0"/>
          <w:marRight w:val="0"/>
          <w:marTop w:val="0"/>
          <w:marBottom w:val="0"/>
          <w:divBdr>
            <w:top w:val="none" w:sz="0" w:space="0" w:color="auto"/>
            <w:left w:val="none" w:sz="0" w:space="0" w:color="auto"/>
            <w:bottom w:val="none" w:sz="0" w:space="0" w:color="auto"/>
            <w:right w:val="none" w:sz="0" w:space="0" w:color="auto"/>
          </w:divBdr>
        </w:div>
      </w:divsChild>
    </w:div>
    <w:div w:id="415789124">
      <w:bodyDiv w:val="1"/>
      <w:marLeft w:val="0"/>
      <w:marRight w:val="0"/>
      <w:marTop w:val="0"/>
      <w:marBottom w:val="0"/>
      <w:divBdr>
        <w:top w:val="none" w:sz="0" w:space="0" w:color="auto"/>
        <w:left w:val="none" w:sz="0" w:space="0" w:color="auto"/>
        <w:bottom w:val="none" w:sz="0" w:space="0" w:color="auto"/>
        <w:right w:val="none" w:sz="0" w:space="0" w:color="auto"/>
      </w:divBdr>
    </w:div>
    <w:div w:id="448551709">
      <w:bodyDiv w:val="1"/>
      <w:marLeft w:val="0"/>
      <w:marRight w:val="0"/>
      <w:marTop w:val="0"/>
      <w:marBottom w:val="0"/>
      <w:divBdr>
        <w:top w:val="none" w:sz="0" w:space="0" w:color="auto"/>
        <w:left w:val="none" w:sz="0" w:space="0" w:color="auto"/>
        <w:bottom w:val="none" w:sz="0" w:space="0" w:color="auto"/>
        <w:right w:val="none" w:sz="0" w:space="0" w:color="auto"/>
      </w:divBdr>
      <w:divsChild>
        <w:div w:id="1266769807">
          <w:marLeft w:val="0"/>
          <w:marRight w:val="0"/>
          <w:marTop w:val="0"/>
          <w:marBottom w:val="0"/>
          <w:divBdr>
            <w:top w:val="none" w:sz="0" w:space="0" w:color="auto"/>
            <w:left w:val="none" w:sz="0" w:space="0" w:color="auto"/>
            <w:bottom w:val="none" w:sz="0" w:space="0" w:color="auto"/>
            <w:right w:val="none" w:sz="0" w:space="0" w:color="auto"/>
          </w:divBdr>
        </w:div>
      </w:divsChild>
    </w:div>
    <w:div w:id="501239104">
      <w:bodyDiv w:val="1"/>
      <w:marLeft w:val="0"/>
      <w:marRight w:val="0"/>
      <w:marTop w:val="0"/>
      <w:marBottom w:val="0"/>
      <w:divBdr>
        <w:top w:val="none" w:sz="0" w:space="0" w:color="auto"/>
        <w:left w:val="none" w:sz="0" w:space="0" w:color="auto"/>
        <w:bottom w:val="none" w:sz="0" w:space="0" w:color="auto"/>
        <w:right w:val="none" w:sz="0" w:space="0" w:color="auto"/>
      </w:divBdr>
    </w:div>
    <w:div w:id="502211224">
      <w:bodyDiv w:val="1"/>
      <w:marLeft w:val="0"/>
      <w:marRight w:val="0"/>
      <w:marTop w:val="0"/>
      <w:marBottom w:val="0"/>
      <w:divBdr>
        <w:top w:val="none" w:sz="0" w:space="0" w:color="auto"/>
        <w:left w:val="none" w:sz="0" w:space="0" w:color="auto"/>
        <w:bottom w:val="none" w:sz="0" w:space="0" w:color="auto"/>
        <w:right w:val="none" w:sz="0" w:space="0" w:color="auto"/>
      </w:divBdr>
      <w:divsChild>
        <w:div w:id="653070404">
          <w:marLeft w:val="0"/>
          <w:marRight w:val="0"/>
          <w:marTop w:val="0"/>
          <w:marBottom w:val="0"/>
          <w:divBdr>
            <w:top w:val="none" w:sz="0" w:space="0" w:color="auto"/>
            <w:left w:val="none" w:sz="0" w:space="0" w:color="auto"/>
            <w:bottom w:val="none" w:sz="0" w:space="0" w:color="auto"/>
            <w:right w:val="none" w:sz="0" w:space="0" w:color="auto"/>
          </w:divBdr>
        </w:div>
      </w:divsChild>
    </w:div>
    <w:div w:id="569577812">
      <w:bodyDiv w:val="1"/>
      <w:marLeft w:val="0"/>
      <w:marRight w:val="0"/>
      <w:marTop w:val="0"/>
      <w:marBottom w:val="0"/>
      <w:divBdr>
        <w:top w:val="none" w:sz="0" w:space="0" w:color="auto"/>
        <w:left w:val="none" w:sz="0" w:space="0" w:color="auto"/>
        <w:bottom w:val="none" w:sz="0" w:space="0" w:color="auto"/>
        <w:right w:val="none" w:sz="0" w:space="0" w:color="auto"/>
      </w:divBdr>
    </w:div>
    <w:div w:id="582641474">
      <w:bodyDiv w:val="1"/>
      <w:marLeft w:val="0"/>
      <w:marRight w:val="0"/>
      <w:marTop w:val="0"/>
      <w:marBottom w:val="0"/>
      <w:divBdr>
        <w:top w:val="none" w:sz="0" w:space="0" w:color="auto"/>
        <w:left w:val="none" w:sz="0" w:space="0" w:color="auto"/>
        <w:bottom w:val="none" w:sz="0" w:space="0" w:color="auto"/>
        <w:right w:val="none" w:sz="0" w:space="0" w:color="auto"/>
      </w:divBdr>
      <w:divsChild>
        <w:div w:id="1147673516">
          <w:marLeft w:val="0"/>
          <w:marRight w:val="0"/>
          <w:marTop w:val="0"/>
          <w:marBottom w:val="0"/>
          <w:divBdr>
            <w:top w:val="none" w:sz="0" w:space="0" w:color="auto"/>
            <w:left w:val="none" w:sz="0" w:space="0" w:color="auto"/>
            <w:bottom w:val="none" w:sz="0" w:space="0" w:color="auto"/>
            <w:right w:val="none" w:sz="0" w:space="0" w:color="auto"/>
          </w:divBdr>
        </w:div>
      </w:divsChild>
    </w:div>
    <w:div w:id="649287589">
      <w:bodyDiv w:val="1"/>
      <w:marLeft w:val="0"/>
      <w:marRight w:val="0"/>
      <w:marTop w:val="0"/>
      <w:marBottom w:val="0"/>
      <w:divBdr>
        <w:top w:val="none" w:sz="0" w:space="0" w:color="auto"/>
        <w:left w:val="none" w:sz="0" w:space="0" w:color="auto"/>
        <w:bottom w:val="none" w:sz="0" w:space="0" w:color="auto"/>
        <w:right w:val="none" w:sz="0" w:space="0" w:color="auto"/>
      </w:divBdr>
    </w:div>
    <w:div w:id="664095422">
      <w:bodyDiv w:val="1"/>
      <w:marLeft w:val="0"/>
      <w:marRight w:val="0"/>
      <w:marTop w:val="0"/>
      <w:marBottom w:val="0"/>
      <w:divBdr>
        <w:top w:val="none" w:sz="0" w:space="0" w:color="auto"/>
        <w:left w:val="none" w:sz="0" w:space="0" w:color="auto"/>
        <w:bottom w:val="none" w:sz="0" w:space="0" w:color="auto"/>
        <w:right w:val="none" w:sz="0" w:space="0" w:color="auto"/>
      </w:divBdr>
    </w:div>
    <w:div w:id="710807565">
      <w:bodyDiv w:val="1"/>
      <w:marLeft w:val="0"/>
      <w:marRight w:val="0"/>
      <w:marTop w:val="0"/>
      <w:marBottom w:val="0"/>
      <w:divBdr>
        <w:top w:val="none" w:sz="0" w:space="0" w:color="auto"/>
        <w:left w:val="none" w:sz="0" w:space="0" w:color="auto"/>
        <w:bottom w:val="none" w:sz="0" w:space="0" w:color="auto"/>
        <w:right w:val="none" w:sz="0" w:space="0" w:color="auto"/>
      </w:divBdr>
    </w:div>
    <w:div w:id="712342596">
      <w:bodyDiv w:val="1"/>
      <w:marLeft w:val="0"/>
      <w:marRight w:val="0"/>
      <w:marTop w:val="0"/>
      <w:marBottom w:val="0"/>
      <w:divBdr>
        <w:top w:val="none" w:sz="0" w:space="0" w:color="auto"/>
        <w:left w:val="none" w:sz="0" w:space="0" w:color="auto"/>
        <w:bottom w:val="none" w:sz="0" w:space="0" w:color="auto"/>
        <w:right w:val="none" w:sz="0" w:space="0" w:color="auto"/>
      </w:divBdr>
    </w:div>
    <w:div w:id="715012014">
      <w:bodyDiv w:val="1"/>
      <w:marLeft w:val="0"/>
      <w:marRight w:val="0"/>
      <w:marTop w:val="0"/>
      <w:marBottom w:val="0"/>
      <w:divBdr>
        <w:top w:val="none" w:sz="0" w:space="0" w:color="auto"/>
        <w:left w:val="none" w:sz="0" w:space="0" w:color="auto"/>
        <w:bottom w:val="none" w:sz="0" w:space="0" w:color="auto"/>
        <w:right w:val="none" w:sz="0" w:space="0" w:color="auto"/>
      </w:divBdr>
    </w:div>
    <w:div w:id="724257229">
      <w:bodyDiv w:val="1"/>
      <w:marLeft w:val="0"/>
      <w:marRight w:val="0"/>
      <w:marTop w:val="0"/>
      <w:marBottom w:val="0"/>
      <w:divBdr>
        <w:top w:val="none" w:sz="0" w:space="0" w:color="auto"/>
        <w:left w:val="none" w:sz="0" w:space="0" w:color="auto"/>
        <w:bottom w:val="none" w:sz="0" w:space="0" w:color="auto"/>
        <w:right w:val="none" w:sz="0" w:space="0" w:color="auto"/>
      </w:divBdr>
    </w:div>
    <w:div w:id="725955628">
      <w:bodyDiv w:val="1"/>
      <w:marLeft w:val="0"/>
      <w:marRight w:val="0"/>
      <w:marTop w:val="0"/>
      <w:marBottom w:val="0"/>
      <w:divBdr>
        <w:top w:val="none" w:sz="0" w:space="0" w:color="auto"/>
        <w:left w:val="none" w:sz="0" w:space="0" w:color="auto"/>
        <w:bottom w:val="none" w:sz="0" w:space="0" w:color="auto"/>
        <w:right w:val="none" w:sz="0" w:space="0" w:color="auto"/>
      </w:divBdr>
    </w:div>
    <w:div w:id="752892008">
      <w:bodyDiv w:val="1"/>
      <w:marLeft w:val="0"/>
      <w:marRight w:val="0"/>
      <w:marTop w:val="0"/>
      <w:marBottom w:val="0"/>
      <w:divBdr>
        <w:top w:val="none" w:sz="0" w:space="0" w:color="auto"/>
        <w:left w:val="none" w:sz="0" w:space="0" w:color="auto"/>
        <w:bottom w:val="none" w:sz="0" w:space="0" w:color="auto"/>
        <w:right w:val="none" w:sz="0" w:space="0" w:color="auto"/>
      </w:divBdr>
      <w:divsChild>
        <w:div w:id="1643389719">
          <w:marLeft w:val="0"/>
          <w:marRight w:val="0"/>
          <w:marTop w:val="0"/>
          <w:marBottom w:val="0"/>
          <w:divBdr>
            <w:top w:val="none" w:sz="0" w:space="0" w:color="auto"/>
            <w:left w:val="none" w:sz="0" w:space="0" w:color="auto"/>
            <w:bottom w:val="none" w:sz="0" w:space="0" w:color="auto"/>
            <w:right w:val="none" w:sz="0" w:space="0" w:color="auto"/>
          </w:divBdr>
        </w:div>
      </w:divsChild>
    </w:div>
    <w:div w:id="753086547">
      <w:bodyDiv w:val="1"/>
      <w:marLeft w:val="0"/>
      <w:marRight w:val="0"/>
      <w:marTop w:val="0"/>
      <w:marBottom w:val="0"/>
      <w:divBdr>
        <w:top w:val="none" w:sz="0" w:space="0" w:color="auto"/>
        <w:left w:val="none" w:sz="0" w:space="0" w:color="auto"/>
        <w:bottom w:val="none" w:sz="0" w:space="0" w:color="auto"/>
        <w:right w:val="none" w:sz="0" w:space="0" w:color="auto"/>
      </w:divBdr>
      <w:divsChild>
        <w:div w:id="871915084">
          <w:marLeft w:val="0"/>
          <w:marRight w:val="0"/>
          <w:marTop w:val="0"/>
          <w:marBottom w:val="0"/>
          <w:divBdr>
            <w:top w:val="none" w:sz="0" w:space="0" w:color="auto"/>
            <w:left w:val="none" w:sz="0" w:space="0" w:color="auto"/>
            <w:bottom w:val="none" w:sz="0" w:space="0" w:color="auto"/>
            <w:right w:val="none" w:sz="0" w:space="0" w:color="auto"/>
          </w:divBdr>
        </w:div>
      </w:divsChild>
    </w:div>
    <w:div w:id="756289736">
      <w:bodyDiv w:val="1"/>
      <w:marLeft w:val="0"/>
      <w:marRight w:val="0"/>
      <w:marTop w:val="0"/>
      <w:marBottom w:val="0"/>
      <w:divBdr>
        <w:top w:val="none" w:sz="0" w:space="0" w:color="auto"/>
        <w:left w:val="none" w:sz="0" w:space="0" w:color="auto"/>
        <w:bottom w:val="none" w:sz="0" w:space="0" w:color="auto"/>
        <w:right w:val="none" w:sz="0" w:space="0" w:color="auto"/>
      </w:divBdr>
    </w:div>
    <w:div w:id="787971051">
      <w:bodyDiv w:val="1"/>
      <w:marLeft w:val="0"/>
      <w:marRight w:val="0"/>
      <w:marTop w:val="0"/>
      <w:marBottom w:val="0"/>
      <w:divBdr>
        <w:top w:val="none" w:sz="0" w:space="0" w:color="auto"/>
        <w:left w:val="none" w:sz="0" w:space="0" w:color="auto"/>
        <w:bottom w:val="none" w:sz="0" w:space="0" w:color="auto"/>
        <w:right w:val="none" w:sz="0" w:space="0" w:color="auto"/>
      </w:divBdr>
    </w:div>
    <w:div w:id="868105217">
      <w:bodyDiv w:val="1"/>
      <w:marLeft w:val="0"/>
      <w:marRight w:val="0"/>
      <w:marTop w:val="0"/>
      <w:marBottom w:val="0"/>
      <w:divBdr>
        <w:top w:val="none" w:sz="0" w:space="0" w:color="auto"/>
        <w:left w:val="none" w:sz="0" w:space="0" w:color="auto"/>
        <w:bottom w:val="none" w:sz="0" w:space="0" w:color="auto"/>
        <w:right w:val="none" w:sz="0" w:space="0" w:color="auto"/>
      </w:divBdr>
      <w:divsChild>
        <w:div w:id="143280328">
          <w:marLeft w:val="0"/>
          <w:marRight w:val="0"/>
          <w:marTop w:val="0"/>
          <w:marBottom w:val="0"/>
          <w:divBdr>
            <w:top w:val="none" w:sz="0" w:space="0" w:color="auto"/>
            <w:left w:val="none" w:sz="0" w:space="0" w:color="auto"/>
            <w:bottom w:val="none" w:sz="0" w:space="0" w:color="auto"/>
            <w:right w:val="none" w:sz="0" w:space="0" w:color="auto"/>
          </w:divBdr>
          <w:divsChild>
            <w:div w:id="227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156">
      <w:bodyDiv w:val="1"/>
      <w:marLeft w:val="0"/>
      <w:marRight w:val="0"/>
      <w:marTop w:val="0"/>
      <w:marBottom w:val="0"/>
      <w:divBdr>
        <w:top w:val="none" w:sz="0" w:space="0" w:color="auto"/>
        <w:left w:val="none" w:sz="0" w:space="0" w:color="auto"/>
        <w:bottom w:val="none" w:sz="0" w:space="0" w:color="auto"/>
        <w:right w:val="none" w:sz="0" w:space="0" w:color="auto"/>
      </w:divBdr>
      <w:divsChild>
        <w:div w:id="431702185">
          <w:marLeft w:val="0"/>
          <w:marRight w:val="0"/>
          <w:marTop w:val="0"/>
          <w:marBottom w:val="0"/>
          <w:divBdr>
            <w:top w:val="none" w:sz="0" w:space="0" w:color="auto"/>
            <w:left w:val="none" w:sz="0" w:space="0" w:color="auto"/>
            <w:bottom w:val="none" w:sz="0" w:space="0" w:color="auto"/>
            <w:right w:val="none" w:sz="0" w:space="0" w:color="auto"/>
          </w:divBdr>
        </w:div>
      </w:divsChild>
    </w:div>
    <w:div w:id="1010642496">
      <w:bodyDiv w:val="1"/>
      <w:marLeft w:val="0"/>
      <w:marRight w:val="0"/>
      <w:marTop w:val="0"/>
      <w:marBottom w:val="0"/>
      <w:divBdr>
        <w:top w:val="none" w:sz="0" w:space="0" w:color="auto"/>
        <w:left w:val="none" w:sz="0" w:space="0" w:color="auto"/>
        <w:bottom w:val="none" w:sz="0" w:space="0" w:color="auto"/>
        <w:right w:val="none" w:sz="0" w:space="0" w:color="auto"/>
      </w:divBdr>
      <w:divsChild>
        <w:div w:id="1447506952">
          <w:marLeft w:val="0"/>
          <w:marRight w:val="0"/>
          <w:marTop w:val="0"/>
          <w:marBottom w:val="0"/>
          <w:divBdr>
            <w:top w:val="none" w:sz="0" w:space="0" w:color="auto"/>
            <w:left w:val="none" w:sz="0" w:space="0" w:color="auto"/>
            <w:bottom w:val="none" w:sz="0" w:space="0" w:color="auto"/>
            <w:right w:val="none" w:sz="0" w:space="0" w:color="auto"/>
          </w:divBdr>
          <w:divsChild>
            <w:div w:id="1932742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2935503">
      <w:bodyDiv w:val="1"/>
      <w:marLeft w:val="0"/>
      <w:marRight w:val="0"/>
      <w:marTop w:val="0"/>
      <w:marBottom w:val="0"/>
      <w:divBdr>
        <w:top w:val="none" w:sz="0" w:space="0" w:color="auto"/>
        <w:left w:val="none" w:sz="0" w:space="0" w:color="auto"/>
        <w:bottom w:val="none" w:sz="0" w:space="0" w:color="auto"/>
        <w:right w:val="none" w:sz="0" w:space="0" w:color="auto"/>
      </w:divBdr>
    </w:div>
    <w:div w:id="1141733451">
      <w:bodyDiv w:val="1"/>
      <w:marLeft w:val="0"/>
      <w:marRight w:val="0"/>
      <w:marTop w:val="0"/>
      <w:marBottom w:val="0"/>
      <w:divBdr>
        <w:top w:val="none" w:sz="0" w:space="0" w:color="auto"/>
        <w:left w:val="none" w:sz="0" w:space="0" w:color="auto"/>
        <w:bottom w:val="none" w:sz="0" w:space="0" w:color="auto"/>
        <w:right w:val="none" w:sz="0" w:space="0" w:color="auto"/>
      </w:divBdr>
    </w:div>
    <w:div w:id="1143740745">
      <w:bodyDiv w:val="1"/>
      <w:marLeft w:val="0"/>
      <w:marRight w:val="0"/>
      <w:marTop w:val="0"/>
      <w:marBottom w:val="0"/>
      <w:divBdr>
        <w:top w:val="none" w:sz="0" w:space="0" w:color="auto"/>
        <w:left w:val="none" w:sz="0" w:space="0" w:color="auto"/>
        <w:bottom w:val="none" w:sz="0" w:space="0" w:color="auto"/>
        <w:right w:val="none" w:sz="0" w:space="0" w:color="auto"/>
      </w:divBdr>
    </w:div>
    <w:div w:id="1280794543">
      <w:bodyDiv w:val="1"/>
      <w:marLeft w:val="0"/>
      <w:marRight w:val="0"/>
      <w:marTop w:val="0"/>
      <w:marBottom w:val="0"/>
      <w:divBdr>
        <w:top w:val="none" w:sz="0" w:space="0" w:color="auto"/>
        <w:left w:val="none" w:sz="0" w:space="0" w:color="auto"/>
        <w:bottom w:val="none" w:sz="0" w:space="0" w:color="auto"/>
        <w:right w:val="none" w:sz="0" w:space="0" w:color="auto"/>
      </w:divBdr>
      <w:divsChild>
        <w:div w:id="428477449">
          <w:marLeft w:val="0"/>
          <w:marRight w:val="0"/>
          <w:marTop w:val="0"/>
          <w:marBottom w:val="0"/>
          <w:divBdr>
            <w:top w:val="none" w:sz="0" w:space="0" w:color="auto"/>
            <w:left w:val="none" w:sz="0" w:space="0" w:color="auto"/>
            <w:bottom w:val="none" w:sz="0" w:space="0" w:color="auto"/>
            <w:right w:val="none" w:sz="0" w:space="0" w:color="auto"/>
          </w:divBdr>
        </w:div>
      </w:divsChild>
    </w:div>
    <w:div w:id="1286349088">
      <w:bodyDiv w:val="1"/>
      <w:marLeft w:val="0"/>
      <w:marRight w:val="0"/>
      <w:marTop w:val="0"/>
      <w:marBottom w:val="0"/>
      <w:divBdr>
        <w:top w:val="none" w:sz="0" w:space="0" w:color="auto"/>
        <w:left w:val="none" w:sz="0" w:space="0" w:color="auto"/>
        <w:bottom w:val="none" w:sz="0" w:space="0" w:color="auto"/>
        <w:right w:val="none" w:sz="0" w:space="0" w:color="auto"/>
      </w:divBdr>
      <w:divsChild>
        <w:div w:id="1755206514">
          <w:marLeft w:val="0"/>
          <w:marRight w:val="0"/>
          <w:marTop w:val="0"/>
          <w:marBottom w:val="0"/>
          <w:divBdr>
            <w:top w:val="none" w:sz="0" w:space="0" w:color="auto"/>
            <w:left w:val="none" w:sz="0" w:space="0" w:color="auto"/>
            <w:bottom w:val="none" w:sz="0" w:space="0" w:color="auto"/>
            <w:right w:val="none" w:sz="0" w:space="0" w:color="auto"/>
          </w:divBdr>
        </w:div>
      </w:divsChild>
    </w:div>
    <w:div w:id="1294671504">
      <w:bodyDiv w:val="1"/>
      <w:marLeft w:val="0"/>
      <w:marRight w:val="0"/>
      <w:marTop w:val="0"/>
      <w:marBottom w:val="0"/>
      <w:divBdr>
        <w:top w:val="none" w:sz="0" w:space="0" w:color="auto"/>
        <w:left w:val="none" w:sz="0" w:space="0" w:color="auto"/>
        <w:bottom w:val="none" w:sz="0" w:space="0" w:color="auto"/>
        <w:right w:val="none" w:sz="0" w:space="0" w:color="auto"/>
      </w:divBdr>
      <w:divsChild>
        <w:div w:id="711878912">
          <w:marLeft w:val="0"/>
          <w:marRight w:val="0"/>
          <w:marTop w:val="0"/>
          <w:marBottom w:val="0"/>
          <w:divBdr>
            <w:top w:val="none" w:sz="0" w:space="0" w:color="auto"/>
            <w:left w:val="none" w:sz="0" w:space="0" w:color="auto"/>
            <w:bottom w:val="none" w:sz="0" w:space="0" w:color="auto"/>
            <w:right w:val="none" w:sz="0" w:space="0" w:color="auto"/>
          </w:divBdr>
        </w:div>
      </w:divsChild>
    </w:div>
    <w:div w:id="1356469025">
      <w:bodyDiv w:val="1"/>
      <w:marLeft w:val="0"/>
      <w:marRight w:val="0"/>
      <w:marTop w:val="0"/>
      <w:marBottom w:val="0"/>
      <w:divBdr>
        <w:top w:val="none" w:sz="0" w:space="0" w:color="auto"/>
        <w:left w:val="none" w:sz="0" w:space="0" w:color="auto"/>
        <w:bottom w:val="none" w:sz="0" w:space="0" w:color="auto"/>
        <w:right w:val="none" w:sz="0" w:space="0" w:color="auto"/>
      </w:divBdr>
    </w:div>
    <w:div w:id="1364745358">
      <w:bodyDiv w:val="1"/>
      <w:marLeft w:val="0"/>
      <w:marRight w:val="0"/>
      <w:marTop w:val="0"/>
      <w:marBottom w:val="0"/>
      <w:divBdr>
        <w:top w:val="none" w:sz="0" w:space="0" w:color="auto"/>
        <w:left w:val="none" w:sz="0" w:space="0" w:color="auto"/>
        <w:bottom w:val="none" w:sz="0" w:space="0" w:color="auto"/>
        <w:right w:val="none" w:sz="0" w:space="0" w:color="auto"/>
      </w:divBdr>
      <w:divsChild>
        <w:div w:id="254553777">
          <w:marLeft w:val="0"/>
          <w:marRight w:val="0"/>
          <w:marTop w:val="0"/>
          <w:marBottom w:val="0"/>
          <w:divBdr>
            <w:top w:val="none" w:sz="0" w:space="0" w:color="auto"/>
            <w:left w:val="none" w:sz="0" w:space="0" w:color="auto"/>
            <w:bottom w:val="none" w:sz="0" w:space="0" w:color="auto"/>
            <w:right w:val="none" w:sz="0" w:space="0" w:color="auto"/>
          </w:divBdr>
        </w:div>
      </w:divsChild>
    </w:div>
    <w:div w:id="1502037958">
      <w:bodyDiv w:val="1"/>
      <w:marLeft w:val="0"/>
      <w:marRight w:val="0"/>
      <w:marTop w:val="0"/>
      <w:marBottom w:val="0"/>
      <w:divBdr>
        <w:top w:val="none" w:sz="0" w:space="0" w:color="auto"/>
        <w:left w:val="none" w:sz="0" w:space="0" w:color="auto"/>
        <w:bottom w:val="none" w:sz="0" w:space="0" w:color="auto"/>
        <w:right w:val="none" w:sz="0" w:space="0" w:color="auto"/>
      </w:divBdr>
    </w:div>
    <w:div w:id="1513883758">
      <w:bodyDiv w:val="1"/>
      <w:marLeft w:val="0"/>
      <w:marRight w:val="0"/>
      <w:marTop w:val="0"/>
      <w:marBottom w:val="0"/>
      <w:divBdr>
        <w:top w:val="none" w:sz="0" w:space="0" w:color="auto"/>
        <w:left w:val="none" w:sz="0" w:space="0" w:color="auto"/>
        <w:bottom w:val="none" w:sz="0" w:space="0" w:color="auto"/>
        <w:right w:val="none" w:sz="0" w:space="0" w:color="auto"/>
      </w:divBdr>
    </w:div>
    <w:div w:id="1519274084">
      <w:bodyDiv w:val="1"/>
      <w:marLeft w:val="0"/>
      <w:marRight w:val="0"/>
      <w:marTop w:val="0"/>
      <w:marBottom w:val="0"/>
      <w:divBdr>
        <w:top w:val="none" w:sz="0" w:space="0" w:color="auto"/>
        <w:left w:val="none" w:sz="0" w:space="0" w:color="auto"/>
        <w:bottom w:val="none" w:sz="0" w:space="0" w:color="auto"/>
        <w:right w:val="none" w:sz="0" w:space="0" w:color="auto"/>
      </w:divBdr>
      <w:divsChild>
        <w:div w:id="1453161703">
          <w:marLeft w:val="0"/>
          <w:marRight w:val="0"/>
          <w:marTop w:val="0"/>
          <w:marBottom w:val="0"/>
          <w:divBdr>
            <w:top w:val="none" w:sz="0" w:space="0" w:color="auto"/>
            <w:left w:val="none" w:sz="0" w:space="0" w:color="auto"/>
            <w:bottom w:val="none" w:sz="0" w:space="0" w:color="auto"/>
            <w:right w:val="none" w:sz="0" w:space="0" w:color="auto"/>
          </w:divBdr>
        </w:div>
      </w:divsChild>
    </w:div>
    <w:div w:id="1522233702">
      <w:bodyDiv w:val="1"/>
      <w:marLeft w:val="0"/>
      <w:marRight w:val="0"/>
      <w:marTop w:val="0"/>
      <w:marBottom w:val="0"/>
      <w:divBdr>
        <w:top w:val="none" w:sz="0" w:space="0" w:color="auto"/>
        <w:left w:val="none" w:sz="0" w:space="0" w:color="auto"/>
        <w:bottom w:val="none" w:sz="0" w:space="0" w:color="auto"/>
        <w:right w:val="none" w:sz="0" w:space="0" w:color="auto"/>
      </w:divBdr>
    </w:div>
    <w:div w:id="1556812087">
      <w:bodyDiv w:val="1"/>
      <w:marLeft w:val="0"/>
      <w:marRight w:val="0"/>
      <w:marTop w:val="0"/>
      <w:marBottom w:val="0"/>
      <w:divBdr>
        <w:top w:val="none" w:sz="0" w:space="0" w:color="auto"/>
        <w:left w:val="none" w:sz="0" w:space="0" w:color="auto"/>
        <w:bottom w:val="none" w:sz="0" w:space="0" w:color="auto"/>
        <w:right w:val="none" w:sz="0" w:space="0" w:color="auto"/>
      </w:divBdr>
    </w:div>
    <w:div w:id="1559441504">
      <w:bodyDiv w:val="1"/>
      <w:marLeft w:val="0"/>
      <w:marRight w:val="0"/>
      <w:marTop w:val="0"/>
      <w:marBottom w:val="0"/>
      <w:divBdr>
        <w:top w:val="none" w:sz="0" w:space="0" w:color="auto"/>
        <w:left w:val="none" w:sz="0" w:space="0" w:color="auto"/>
        <w:bottom w:val="none" w:sz="0" w:space="0" w:color="auto"/>
        <w:right w:val="none" w:sz="0" w:space="0" w:color="auto"/>
      </w:divBdr>
    </w:div>
    <w:div w:id="1571647626">
      <w:bodyDiv w:val="1"/>
      <w:marLeft w:val="0"/>
      <w:marRight w:val="0"/>
      <w:marTop w:val="0"/>
      <w:marBottom w:val="0"/>
      <w:divBdr>
        <w:top w:val="none" w:sz="0" w:space="0" w:color="auto"/>
        <w:left w:val="none" w:sz="0" w:space="0" w:color="auto"/>
        <w:bottom w:val="none" w:sz="0" w:space="0" w:color="auto"/>
        <w:right w:val="none" w:sz="0" w:space="0" w:color="auto"/>
      </w:divBdr>
      <w:divsChild>
        <w:div w:id="458033238">
          <w:marLeft w:val="0"/>
          <w:marRight w:val="0"/>
          <w:marTop w:val="0"/>
          <w:marBottom w:val="0"/>
          <w:divBdr>
            <w:top w:val="none" w:sz="0" w:space="0" w:color="auto"/>
            <w:left w:val="none" w:sz="0" w:space="0" w:color="auto"/>
            <w:bottom w:val="none" w:sz="0" w:space="0" w:color="auto"/>
            <w:right w:val="none" w:sz="0" w:space="0" w:color="auto"/>
          </w:divBdr>
        </w:div>
      </w:divsChild>
    </w:div>
    <w:div w:id="1618831802">
      <w:bodyDiv w:val="1"/>
      <w:marLeft w:val="0"/>
      <w:marRight w:val="0"/>
      <w:marTop w:val="0"/>
      <w:marBottom w:val="0"/>
      <w:divBdr>
        <w:top w:val="none" w:sz="0" w:space="0" w:color="auto"/>
        <w:left w:val="none" w:sz="0" w:space="0" w:color="auto"/>
        <w:bottom w:val="none" w:sz="0" w:space="0" w:color="auto"/>
        <w:right w:val="none" w:sz="0" w:space="0" w:color="auto"/>
      </w:divBdr>
    </w:div>
    <w:div w:id="1824465580">
      <w:bodyDiv w:val="1"/>
      <w:marLeft w:val="0"/>
      <w:marRight w:val="0"/>
      <w:marTop w:val="0"/>
      <w:marBottom w:val="0"/>
      <w:divBdr>
        <w:top w:val="none" w:sz="0" w:space="0" w:color="auto"/>
        <w:left w:val="none" w:sz="0" w:space="0" w:color="auto"/>
        <w:bottom w:val="none" w:sz="0" w:space="0" w:color="auto"/>
        <w:right w:val="none" w:sz="0" w:space="0" w:color="auto"/>
      </w:divBdr>
    </w:div>
    <w:div w:id="1838812440">
      <w:bodyDiv w:val="1"/>
      <w:marLeft w:val="0"/>
      <w:marRight w:val="0"/>
      <w:marTop w:val="0"/>
      <w:marBottom w:val="0"/>
      <w:divBdr>
        <w:top w:val="none" w:sz="0" w:space="0" w:color="auto"/>
        <w:left w:val="none" w:sz="0" w:space="0" w:color="auto"/>
        <w:bottom w:val="none" w:sz="0" w:space="0" w:color="auto"/>
        <w:right w:val="none" w:sz="0" w:space="0" w:color="auto"/>
      </w:divBdr>
    </w:div>
    <w:div w:id="1840807654">
      <w:bodyDiv w:val="1"/>
      <w:marLeft w:val="0"/>
      <w:marRight w:val="0"/>
      <w:marTop w:val="0"/>
      <w:marBottom w:val="0"/>
      <w:divBdr>
        <w:top w:val="none" w:sz="0" w:space="0" w:color="auto"/>
        <w:left w:val="none" w:sz="0" w:space="0" w:color="auto"/>
        <w:bottom w:val="none" w:sz="0" w:space="0" w:color="auto"/>
        <w:right w:val="none" w:sz="0" w:space="0" w:color="auto"/>
      </w:divBdr>
      <w:divsChild>
        <w:div w:id="1642806572">
          <w:marLeft w:val="0"/>
          <w:marRight w:val="0"/>
          <w:marTop w:val="0"/>
          <w:marBottom w:val="0"/>
          <w:divBdr>
            <w:top w:val="none" w:sz="0" w:space="0" w:color="auto"/>
            <w:left w:val="none" w:sz="0" w:space="0" w:color="auto"/>
            <w:bottom w:val="none" w:sz="0" w:space="0" w:color="auto"/>
            <w:right w:val="none" w:sz="0" w:space="0" w:color="auto"/>
          </w:divBdr>
        </w:div>
      </w:divsChild>
    </w:div>
    <w:div w:id="1868179729">
      <w:bodyDiv w:val="1"/>
      <w:marLeft w:val="0"/>
      <w:marRight w:val="0"/>
      <w:marTop w:val="0"/>
      <w:marBottom w:val="0"/>
      <w:divBdr>
        <w:top w:val="none" w:sz="0" w:space="0" w:color="auto"/>
        <w:left w:val="none" w:sz="0" w:space="0" w:color="auto"/>
        <w:bottom w:val="none" w:sz="0" w:space="0" w:color="auto"/>
        <w:right w:val="none" w:sz="0" w:space="0" w:color="auto"/>
      </w:divBdr>
    </w:div>
    <w:div w:id="1901090667">
      <w:bodyDiv w:val="1"/>
      <w:marLeft w:val="0"/>
      <w:marRight w:val="0"/>
      <w:marTop w:val="0"/>
      <w:marBottom w:val="0"/>
      <w:divBdr>
        <w:top w:val="none" w:sz="0" w:space="0" w:color="auto"/>
        <w:left w:val="none" w:sz="0" w:space="0" w:color="auto"/>
        <w:bottom w:val="none" w:sz="0" w:space="0" w:color="auto"/>
        <w:right w:val="none" w:sz="0" w:space="0" w:color="auto"/>
      </w:divBdr>
    </w:div>
    <w:div w:id="1904827359">
      <w:bodyDiv w:val="1"/>
      <w:marLeft w:val="0"/>
      <w:marRight w:val="0"/>
      <w:marTop w:val="0"/>
      <w:marBottom w:val="0"/>
      <w:divBdr>
        <w:top w:val="none" w:sz="0" w:space="0" w:color="auto"/>
        <w:left w:val="none" w:sz="0" w:space="0" w:color="auto"/>
        <w:bottom w:val="none" w:sz="0" w:space="0" w:color="auto"/>
        <w:right w:val="none" w:sz="0" w:space="0" w:color="auto"/>
      </w:divBdr>
    </w:div>
    <w:div w:id="1924365828">
      <w:bodyDiv w:val="1"/>
      <w:marLeft w:val="0"/>
      <w:marRight w:val="0"/>
      <w:marTop w:val="0"/>
      <w:marBottom w:val="0"/>
      <w:divBdr>
        <w:top w:val="none" w:sz="0" w:space="0" w:color="auto"/>
        <w:left w:val="none" w:sz="0" w:space="0" w:color="auto"/>
        <w:bottom w:val="none" w:sz="0" w:space="0" w:color="auto"/>
        <w:right w:val="none" w:sz="0" w:space="0" w:color="auto"/>
      </w:divBdr>
      <w:divsChild>
        <w:div w:id="952903262">
          <w:marLeft w:val="0"/>
          <w:marRight w:val="0"/>
          <w:marTop w:val="0"/>
          <w:marBottom w:val="0"/>
          <w:divBdr>
            <w:top w:val="none" w:sz="0" w:space="0" w:color="auto"/>
            <w:left w:val="none" w:sz="0" w:space="0" w:color="auto"/>
            <w:bottom w:val="none" w:sz="0" w:space="0" w:color="auto"/>
            <w:right w:val="none" w:sz="0" w:space="0" w:color="auto"/>
          </w:divBdr>
        </w:div>
      </w:divsChild>
    </w:div>
    <w:div w:id="1933779637">
      <w:bodyDiv w:val="1"/>
      <w:marLeft w:val="0"/>
      <w:marRight w:val="0"/>
      <w:marTop w:val="0"/>
      <w:marBottom w:val="0"/>
      <w:divBdr>
        <w:top w:val="none" w:sz="0" w:space="0" w:color="auto"/>
        <w:left w:val="none" w:sz="0" w:space="0" w:color="auto"/>
        <w:bottom w:val="none" w:sz="0" w:space="0" w:color="auto"/>
        <w:right w:val="none" w:sz="0" w:space="0" w:color="auto"/>
      </w:divBdr>
      <w:divsChild>
        <w:div w:id="2086294790">
          <w:marLeft w:val="0"/>
          <w:marRight w:val="0"/>
          <w:marTop w:val="0"/>
          <w:marBottom w:val="0"/>
          <w:divBdr>
            <w:top w:val="none" w:sz="0" w:space="0" w:color="auto"/>
            <w:left w:val="none" w:sz="0" w:space="0" w:color="auto"/>
            <w:bottom w:val="none" w:sz="0" w:space="0" w:color="auto"/>
            <w:right w:val="none" w:sz="0" w:space="0" w:color="auto"/>
          </w:divBdr>
        </w:div>
      </w:divsChild>
    </w:div>
    <w:div w:id="1952740917">
      <w:bodyDiv w:val="1"/>
      <w:marLeft w:val="0"/>
      <w:marRight w:val="0"/>
      <w:marTop w:val="0"/>
      <w:marBottom w:val="0"/>
      <w:divBdr>
        <w:top w:val="none" w:sz="0" w:space="0" w:color="auto"/>
        <w:left w:val="none" w:sz="0" w:space="0" w:color="auto"/>
        <w:bottom w:val="none" w:sz="0" w:space="0" w:color="auto"/>
        <w:right w:val="none" w:sz="0" w:space="0" w:color="auto"/>
      </w:divBdr>
      <w:divsChild>
        <w:div w:id="909730806">
          <w:marLeft w:val="0"/>
          <w:marRight w:val="0"/>
          <w:marTop w:val="0"/>
          <w:marBottom w:val="0"/>
          <w:divBdr>
            <w:top w:val="none" w:sz="0" w:space="0" w:color="auto"/>
            <w:left w:val="none" w:sz="0" w:space="0" w:color="auto"/>
            <w:bottom w:val="none" w:sz="0" w:space="0" w:color="auto"/>
            <w:right w:val="none" w:sz="0" w:space="0" w:color="auto"/>
          </w:divBdr>
        </w:div>
      </w:divsChild>
    </w:div>
    <w:div w:id="1979262425">
      <w:bodyDiv w:val="1"/>
      <w:marLeft w:val="0"/>
      <w:marRight w:val="0"/>
      <w:marTop w:val="0"/>
      <w:marBottom w:val="0"/>
      <w:divBdr>
        <w:top w:val="none" w:sz="0" w:space="0" w:color="auto"/>
        <w:left w:val="none" w:sz="0" w:space="0" w:color="auto"/>
        <w:bottom w:val="none" w:sz="0" w:space="0" w:color="auto"/>
        <w:right w:val="none" w:sz="0" w:space="0" w:color="auto"/>
      </w:divBdr>
    </w:div>
    <w:div w:id="2051760296">
      <w:bodyDiv w:val="1"/>
      <w:marLeft w:val="0"/>
      <w:marRight w:val="0"/>
      <w:marTop w:val="0"/>
      <w:marBottom w:val="0"/>
      <w:divBdr>
        <w:top w:val="none" w:sz="0" w:space="0" w:color="auto"/>
        <w:left w:val="none" w:sz="0" w:space="0" w:color="auto"/>
        <w:bottom w:val="none" w:sz="0" w:space="0" w:color="auto"/>
        <w:right w:val="none" w:sz="0" w:space="0" w:color="auto"/>
      </w:divBdr>
      <w:divsChild>
        <w:div w:id="870266400">
          <w:marLeft w:val="0"/>
          <w:marRight w:val="0"/>
          <w:marTop w:val="0"/>
          <w:marBottom w:val="0"/>
          <w:divBdr>
            <w:top w:val="none" w:sz="0" w:space="0" w:color="auto"/>
            <w:left w:val="none" w:sz="0" w:space="0" w:color="auto"/>
            <w:bottom w:val="none" w:sz="0" w:space="0" w:color="auto"/>
            <w:right w:val="none" w:sz="0" w:space="0" w:color="auto"/>
          </w:divBdr>
          <w:divsChild>
            <w:div w:id="10534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860">
      <w:bodyDiv w:val="1"/>
      <w:marLeft w:val="0"/>
      <w:marRight w:val="0"/>
      <w:marTop w:val="0"/>
      <w:marBottom w:val="0"/>
      <w:divBdr>
        <w:top w:val="none" w:sz="0" w:space="0" w:color="auto"/>
        <w:left w:val="none" w:sz="0" w:space="0" w:color="auto"/>
        <w:bottom w:val="none" w:sz="0" w:space="0" w:color="auto"/>
        <w:right w:val="none" w:sz="0" w:space="0" w:color="auto"/>
      </w:divBdr>
      <w:divsChild>
        <w:div w:id="1413510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onos.es/digitalguide/paginas-web/desarrollo-web/editor-de-codigo/" TargetMode="External"/><Relationship Id="rId26" Type="http://schemas.openxmlformats.org/officeDocument/2006/relationships/hyperlink" Target="https://argentinaprograma.inti.gob.ar/pluginfile.php/49694/mod_page/content/15/Etiqueta%20encabezado%20-%20resultado%20esperado.pdf"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hyperlink" Target="https://www.w3schools.com/html/html5_semantic_elements.asp" TargetMode="External"/><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6.png"/><Relationship Id="rId11" Type="http://schemas.openxmlformats.org/officeDocument/2006/relationships/hyperlink" Target="https://stackblitz.com/" TargetMode="External"/><Relationship Id="rId24" Type="http://schemas.openxmlformats.org/officeDocument/2006/relationships/hyperlink" Target="https://www.redhat.com/es/topics/middleware/what-is-ide" TargetMode="External"/><Relationship Id="rId32" Type="http://schemas.openxmlformats.org/officeDocument/2006/relationships/image" Target="media/image17.png"/><Relationship Id="rId37" Type="http://schemas.openxmlformats.org/officeDocument/2006/relationships/hyperlink" Target="https://argentinaprograma.inti.gob.ar/pluginfile.php/49697/mod_page/content/12/Practica_ListasOrdenadas_ResultadoEsperado.pdf?time=1635946973745" TargetMode="External"/><Relationship Id="rId40" Type="http://schemas.openxmlformats.org/officeDocument/2006/relationships/hyperlink" Target="https://www.eniun.com/html5-estructura-basica-elementos-semanticos/" TargetMode="External"/><Relationship Id="rId45" Type="http://schemas.openxmlformats.org/officeDocument/2006/relationships/hyperlink" Target="https://developer.mozilla.org/es/docs/Web/HTML/Element/aside"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s://argentinaprograma.inti.gob.ar/pluginfile.php/49697/mod_page/content/12/Practica_ListasDefiniciones_ResultadoEsperado.pdf"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eveloper.mozilla.org/es/docs/Web/HTML/Element/ol" TargetMode="External"/><Relationship Id="rId44" Type="http://schemas.openxmlformats.org/officeDocument/2006/relationships/hyperlink" Target="https://developer.mozilla.org/es/docs/Web/HTML/Element/na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3con14.biz/html/enlaces/13-tipos-de-enlaces.html" TargetMode="External"/><Relationship Id="rId27" Type="http://schemas.openxmlformats.org/officeDocument/2006/relationships/hyperlink" Target="https://www.w3schools.com/html/html_formatting.asp" TargetMode="External"/><Relationship Id="rId30" Type="http://schemas.openxmlformats.org/officeDocument/2006/relationships/hyperlink" Target="https://3con14.biz/html/" TargetMode="External"/><Relationship Id="rId35" Type="http://schemas.openxmlformats.org/officeDocument/2006/relationships/image" Target="media/image20.png"/><Relationship Id="rId43" Type="http://schemas.openxmlformats.org/officeDocument/2006/relationships/hyperlink" Target="https://www.w3schools.com/html/html5_semantic_elements.asp" TargetMode="External"/><Relationship Id="rId48"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code.visualstudio.com/" TargetMode="External"/><Relationship Id="rId17" Type="http://schemas.openxmlformats.org/officeDocument/2006/relationships/image" Target="media/image11.png"/><Relationship Id="rId25" Type="http://schemas.openxmlformats.org/officeDocument/2006/relationships/hyperlink" Target="https://argentinaprograma.inti.gob.ar/pluginfile.php/49694/mod_page/content/15/Etiquetas_Encabezado-CodigoPorCompletar.txt?time=1630728872464"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tutorialspoint.com/html/html_color_names.htm" TargetMode="External"/><Relationship Id="rId20" Type="http://schemas.openxmlformats.org/officeDocument/2006/relationships/hyperlink" Target="https://developer.mozilla.org/es/docs/Web/HTML/Element"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16</Pages>
  <Words>5480</Words>
  <Characters>30145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dc:creator>
  <cp:keywords/>
  <dc:description/>
  <cp:lastModifiedBy>Tomi</cp:lastModifiedBy>
  <cp:revision>36</cp:revision>
  <dcterms:created xsi:type="dcterms:W3CDTF">2022-03-28T19:28:00Z</dcterms:created>
  <dcterms:modified xsi:type="dcterms:W3CDTF">2022-03-28T21:23:00Z</dcterms:modified>
</cp:coreProperties>
</file>